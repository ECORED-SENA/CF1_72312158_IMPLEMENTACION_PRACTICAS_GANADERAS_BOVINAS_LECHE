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Implementación de Buenas Prácticas Ganaderas en explotaciones bovinas de leche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sz w:val="20"/>
                <w:szCs w:val="20"/>
                <w:rtl w:val="0"/>
              </w:rPr>
              <w:t xml:space="preserve">220601041 - Implementar sistemas de gestión según la normativa y los requerimientos técnicos.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22060104101-01 - Identificar procesos y actividades para la implementación de buenas prácticas ganaderas en bovinos de leche según normativa y características del predio</w:t>
            </w:r>
            <w:r w:rsidDel="00000000" w:rsidR="00000000" w:rsidRPr="00000000">
              <w:rPr>
                <w:b w:val="0"/>
                <w:color w:val="e36c09"/>
                <w:sz w:val="20"/>
                <w:szCs w:val="20"/>
                <w:rtl w:val="0"/>
              </w:rPr>
              <w:t xml:space="preserve">.</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CF01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bookmarkStart w:colFirst="0" w:colLast="0" w:name="_heading=h.gjdgxs" w:id="0"/>
            <w:bookmarkEnd w:id="0"/>
            <w:r w:rsidDel="00000000" w:rsidR="00000000" w:rsidRPr="00000000">
              <w:rPr>
                <w:b w:val="0"/>
                <w:sz w:val="20"/>
                <w:szCs w:val="20"/>
                <w:rtl w:val="0"/>
              </w:rPr>
              <w:t xml:space="preserve">Conceptualización en BPG para bovinos de leche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color w:val="e36c09"/>
                <w:sz w:val="20"/>
                <w:szCs w:val="20"/>
              </w:rPr>
            </w:pPr>
            <w:r w:rsidDel="00000000" w:rsidR="00000000" w:rsidRPr="00000000">
              <w:rPr>
                <w:b w:val="0"/>
                <w:sz w:val="20"/>
                <w:szCs w:val="20"/>
                <w:rtl w:val="0"/>
              </w:rPr>
              <w:t xml:space="preserve">Dentro de este componente se comprenderán los conceptos de las diferentes actividades, procesos, procedimientos, así como la normativa para la implementación de las buenas prácticas ganaderas en bovinos de leche, las cuales permitirán entender de manera integral su aplicación dentro de la unidad pecuaria</w:t>
            </w:r>
            <w:r w:rsidDel="00000000" w:rsidR="00000000" w:rsidRPr="00000000">
              <w:rPr>
                <w:sz w:val="20"/>
                <w:szCs w:val="20"/>
                <w:rtl w:val="0"/>
              </w:rPr>
              <w:t xml:space="preserv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BPG, Empresa ganadera, Inocuidad y sanidad alimentaria, Diagnostico BPG, Implementación BPG</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7 - Explotación primaria y extractiva</w:t>
            </w:r>
          </w:p>
          <w:p w:rsidR="00000000" w:rsidDel="00000000" w:rsidP="00000000" w:rsidRDefault="00000000" w:rsidRPr="00000000" w14:paraId="00000017">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720" w:firstLine="0"/>
        <w:jc w:val="both"/>
        <w:rPr>
          <w:b w:val="1"/>
          <w:color w:val="e36c09"/>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1. Empresa ganadera bovina de leche</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rPr>
          <w:color w:val="000000"/>
          <w:sz w:val="20"/>
          <w:szCs w:val="20"/>
        </w:rPr>
      </w:pPr>
      <w:bookmarkStart w:colFirst="0" w:colLast="0" w:name="_heading=h.1fob9te" w:id="2"/>
      <w:bookmarkEnd w:id="2"/>
      <w:r w:rsidDel="00000000" w:rsidR="00000000" w:rsidRPr="00000000">
        <w:rPr>
          <w:color w:val="000000"/>
          <w:sz w:val="20"/>
          <w:szCs w:val="20"/>
          <w:rtl w:val="0"/>
        </w:rPr>
        <w:t xml:space="preserve">1.1 Estructura y características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color w:val="000000"/>
          <w:sz w:val="20"/>
          <w:szCs w:val="20"/>
          <w:rtl w:val="0"/>
        </w:rPr>
        <w:t xml:space="preserve">1.2 Funciones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Política sanitaria y de inocuidad en alimentos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2</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1 Normatividad</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color w:val="000000"/>
          <w:sz w:val="20"/>
          <w:szCs w:val="20"/>
          <w:rtl w:val="0"/>
        </w:rPr>
        <w:t xml:space="preserve">2.2 Implicaciones e importancia</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color w:val="000000"/>
          <w:sz w:val="20"/>
          <w:szCs w:val="20"/>
        </w:rPr>
      </w:pPr>
      <w:bookmarkStart w:colFirst="0" w:colLast="0" w:name="_heading=h.3znysh7" w:id="3"/>
      <w:bookmarkEnd w:id="3"/>
      <w:r w:rsidDel="00000000" w:rsidR="00000000" w:rsidRPr="00000000">
        <w:rPr>
          <w:b w:val="1"/>
          <w:color w:val="000000"/>
          <w:sz w:val="20"/>
          <w:szCs w:val="20"/>
          <w:rtl w:val="0"/>
        </w:rPr>
        <w:t xml:space="preserve">3. Buenas Prácticas Ganaderas en la producción de bovinos de leche - BPG</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3.1 Componentes BPG</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3.2 Criterios de cumplimiento y listas de chequeo</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color w:val="000000"/>
          <w:sz w:val="20"/>
          <w:szCs w:val="20"/>
          <w:rtl w:val="0"/>
        </w:rPr>
        <w:t xml:space="preserve">3.3 Aplicación BPG</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color w:val="000000"/>
          <w:sz w:val="20"/>
          <w:szCs w:val="20"/>
        </w:rPr>
      </w:pPr>
      <w:bookmarkStart w:colFirst="0" w:colLast="0" w:name="_heading=h.2et92p0" w:id="4"/>
      <w:bookmarkEnd w:id="4"/>
      <w:r w:rsidDel="00000000" w:rsidR="00000000" w:rsidRPr="00000000">
        <w:rPr>
          <w:b w:val="1"/>
          <w:color w:val="000000"/>
          <w:sz w:val="20"/>
          <w:szCs w:val="20"/>
          <w:rtl w:val="0"/>
        </w:rPr>
        <w:t xml:space="preserve">4. Protocolos</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4.1 Diseño</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4.2 Modelos e interpretación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Recursos para implementación BPG</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5.1 Clasificación</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5.2 Tipos, uso manejo BPG</w:t>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6. Diagnóstico de aplicación de buenas prácticas ganaderas en el predio</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 Normativa en seguridad y salud en el trabajo</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7.1 Riesgos en ganadería de leche</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7.2 Indumentaria necesaria en ganadería de leche</w:t>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b w:val="1"/>
          <w:color w:val="000000"/>
          <w:sz w:val="20"/>
          <w:szCs w:val="20"/>
          <w:rtl w:val="0"/>
        </w:rPr>
        <w:t xml:space="preserve">8. Gestión ambiental y de calidad</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implementación de las buenas prácticas ganaderas es uno de los factores que garantiza en la producción primaria la trazabilidad, calidad e inocuidad en los productos de origen animal y sus derivados. Partiendo de lo anterior, le damos la bienvenida al es</w:t>
      </w:r>
      <w:sdt>
        <w:sdtPr>
          <w:tag w:val="goog_rdk_0"/>
        </w:sdtPr>
        <w:sdtContent>
          <w:commentRangeStart w:id="0"/>
        </w:sdtContent>
      </w:sdt>
      <w:r w:rsidDel="00000000" w:rsidR="00000000" w:rsidRPr="00000000">
        <w:rPr>
          <w:sz w:val="20"/>
          <w:szCs w:val="20"/>
          <w:rtl w:val="0"/>
        </w:rPr>
        <w:t xml:space="preserve">tudio de este componente formativo. Para comenzar, se invita a explorar el video que se presenta a continuación:</w:t>
      </w:r>
    </w:p>
    <w:p w:rsidR="00000000" w:rsidDel="00000000" w:rsidP="00000000" w:rsidRDefault="00000000" w:rsidRPr="00000000" w14:paraId="0000004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25400" cy="745400"/>
                <wp:effectExtent b="0" l="0" r="0" t="0"/>
                <wp:wrapNone/>
                <wp:docPr id="180" name=""/>
                <a:graphic>
                  <a:graphicData uri="http://schemas.microsoft.com/office/word/2010/wordprocessingShape">
                    <wps:wsp>
                      <wps:cNvSpPr/>
                      <wps:cNvPr id="56" name="Shape 5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DI_CF001_Introduccion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25400" cy="745400"/>
                <wp:effectExtent b="0" l="0" r="0" t="0"/>
                <wp:wrapNone/>
                <wp:docPr id="180"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765810</wp:posOffset>
            </wp:positionH>
            <wp:positionV relativeFrom="paragraph">
              <wp:posOffset>62864</wp:posOffset>
            </wp:positionV>
            <wp:extent cx="4663440" cy="2560320"/>
            <wp:effectExtent b="0" l="0" r="0" t="0"/>
            <wp:wrapSquare wrapText="bothSides" distB="0" distT="0" distL="114300" distR="114300"/>
            <wp:docPr id="205"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663440" cy="2560320"/>
                    </a:xfrm>
                    <a:prstGeom prst="rect"/>
                    <a:ln/>
                  </pic:spPr>
                </pic:pic>
              </a:graphicData>
            </a:graphic>
          </wp:anchor>
        </w:drawing>
      </w:r>
    </w:p>
    <w:p w:rsidR="00000000" w:rsidDel="00000000" w:rsidP="00000000" w:rsidRDefault="00000000" w:rsidRPr="00000000" w14:paraId="0000004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Empresa ganadera bovina de leche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empresa ganadera se define como una unidad económica de producción que combina factores, tales como tierra, mano de obra, entre otros; empleando determinada técnica, con el objeto de producir bienes, en este caso leche, que es destinada a la venta en el mercado; siendo, por lo tanto, una unidad de control y de toma de decisiones.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sz w:val="20"/>
          <w:szCs w:val="20"/>
        </w:rPr>
      </w:pPr>
      <w:bookmarkStart w:colFirst="0" w:colLast="0" w:name="_heading=h.tyjcwt" w:id="5"/>
      <w:bookmarkEnd w:id="5"/>
      <w:r w:rsidDel="00000000" w:rsidR="00000000" w:rsidRPr="00000000">
        <w:rPr>
          <w:color w:val="000000"/>
          <w:sz w:val="20"/>
          <w:szCs w:val="20"/>
          <w:rtl w:val="0"/>
        </w:rPr>
        <w:t xml:space="preserve">Gracias a su ubicación geográfica, Colombia cuenta con gran variedad de pisos térmicos que van desde el nivel del mar hasta regiones de páramo, esto permite la producción de diferentes razas bovinas productoras de carne, leche y doble propósito.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425400" cy="745400"/>
                <wp:effectExtent b="0" l="0" r="0" t="0"/>
                <wp:wrapNone/>
                <wp:docPr id="178" name=""/>
                <a:graphic>
                  <a:graphicData uri="http://schemas.microsoft.com/office/word/2010/wordprocessingShape">
                    <wps:wsp>
                      <wps:cNvSpPr/>
                      <wps:cNvPr id="54" name="Shape 5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DI_CF001_1_Población_Bovina_ Colombia_ ICA_ 2021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425400" cy="745400"/>
                <wp:effectExtent b="0" l="0" r="0" t="0"/>
                <wp:wrapNone/>
                <wp:docPr id="178"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Siendo la producción de leche un eslabón de importancia para la economía del país aportando cerca del 9,5% del PIB del sector agropecuario, lo cual representa el 25% del PIB pecuario, que se traduce en 365.000 productores en el territorio nacional y una producción manufacturera de lácteos de 3,8%. (ICA, 2021).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 y características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1171575</wp:posOffset>
            </wp:positionH>
            <wp:positionV relativeFrom="paragraph">
              <wp:posOffset>155258</wp:posOffset>
            </wp:positionV>
            <wp:extent cx="3581250" cy="2517934"/>
            <wp:effectExtent b="0" l="0" r="0" t="0"/>
            <wp:wrapSquare wrapText="bothSides" distB="0" distT="0" distL="114300" distR="114300"/>
            <wp:docPr descr="Imágenes de vacas lecheras con vista a un prado o una granja en el campo para comer hierba en la ilustración Vector Premium " id="208" name="image47.jpg"/>
            <a:graphic>
              <a:graphicData uri="http://schemas.openxmlformats.org/drawingml/2006/picture">
                <pic:pic>
                  <pic:nvPicPr>
                    <pic:cNvPr descr="Imágenes de vacas lecheras con vista a un prado o una granja en el campo para comer hierba en la ilustración Vector Premium " id="0" name="image47.jpg"/>
                    <pic:cNvPicPr preferRelativeResize="0"/>
                  </pic:nvPicPr>
                  <pic:blipFill>
                    <a:blip r:embed="rId14"/>
                    <a:srcRect b="0" l="0" r="0" t="0"/>
                    <a:stretch>
                      <a:fillRect/>
                    </a:stretch>
                  </pic:blipFill>
                  <pic:spPr>
                    <a:xfrm>
                      <a:off x="0" y="0"/>
                      <a:ext cx="3581250" cy="2517934"/>
                    </a:xfrm>
                    <a:prstGeom prst="rect"/>
                    <a:ln/>
                  </pic:spPr>
                </pic:pic>
              </a:graphicData>
            </a:graphic>
          </wp:anchor>
        </w:drawing>
      </w:r>
    </w:p>
    <w:p w:rsidR="00000000" w:rsidDel="00000000" w:rsidP="00000000" w:rsidRDefault="00000000" w:rsidRPr="00000000" w14:paraId="00000072">
      <w:pPr>
        <w:pBdr>
          <w:top w:space="0" w:sz="0" w:val="nil"/>
          <w:left w:space="0" w:sz="0" w:val="nil"/>
          <w:bottom w:space="0" w:sz="0" w:val="nil"/>
          <w:right w:space="0" w:sz="0" w:val="nil"/>
          <w:between w:space="0" w:sz="0" w:val="nil"/>
        </w:pBdr>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explotaciones ganaderas presentan una serie de particularidades de carácter biológico, sociocultural, económico, entre otros; que las diferencian del resto de sectores.</w:t>
      </w:r>
      <w:r w:rsidDel="00000000" w:rsidR="00000000" w:rsidRPr="00000000">
        <w:rPr>
          <w:sz w:val="20"/>
          <w:szCs w:val="20"/>
          <w:rtl w:val="0"/>
        </w:rPr>
        <w:t xml:space="preserve"> </w:t>
      </w:r>
      <w:r w:rsidDel="00000000" w:rsidR="00000000" w:rsidRPr="00000000">
        <w:rPr>
          <w:color w:val="000000"/>
          <w:sz w:val="20"/>
          <w:szCs w:val="20"/>
          <w:rtl w:val="0"/>
        </w:rPr>
        <w:t xml:space="preserve">Aunque como cualquier empresa se rige por el criterio de costo /beneficio.</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empresa ganadera lechera se considera como un sistema de organización que cambia con el tiempo. En cualquier momento una granja (empresa ganadera) puede considerarse que se caracteriza por un espacio de producción finito y exclusivo. Sin embargo, a través del tiempo el tamaño de este espacio puede ampliarse o contraerse.</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empresa ganadera más frecuente es de tipo familiar, en la que el empresario realiza un trabajo manual en la empresa al mismo tiempo que asume su dirección. Algunos de los miembros de la familia (esposa, hijos, etc.) pueden aportar una contribución importante a la ejecución de los trabajos. Sus recursos, como contrapartida de este trabajo, provienen de la empresa: ingresos en dinero y consumo directo de productos. Veamos el siguiente diagrama de flujo:</w:t>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1275.5905511811022" w:firstLine="0"/>
        <w:rPr>
          <w:color w:val="000000"/>
          <w:sz w:val="20"/>
          <w:szCs w:val="20"/>
        </w:rPr>
      </w:pPr>
      <w:sdt>
        <w:sdtPr>
          <w:tag w:val="goog_rdk_3"/>
        </w:sdtPr>
        <w:sdtContent>
          <w:commentRangeStart w:id="3"/>
        </w:sdtContent>
      </w:sdt>
      <w:r w:rsidDel="00000000" w:rsidR="00000000" w:rsidRPr="00000000">
        <w:rPr>
          <w:b w:val="1"/>
          <w:color w:val="000000"/>
          <w:sz w:val="20"/>
          <w:szCs w:val="20"/>
          <w:rtl w:val="0"/>
        </w:rPr>
        <w:t xml:space="preserve">Figura 1</w:t>
      </w:r>
      <w:r w:rsidDel="00000000" w:rsidR="00000000" w:rsidRPr="00000000">
        <w:rPr>
          <w:color w:val="000000"/>
          <w:sz w:val="20"/>
          <w:szCs w:val="20"/>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1275.5905511811022" w:firstLine="0"/>
        <w:rPr>
          <w:i w:val="1"/>
          <w:color w:val="000000"/>
          <w:sz w:val="20"/>
          <w:szCs w:val="20"/>
        </w:rPr>
      </w:pPr>
      <w:r w:rsidDel="00000000" w:rsidR="00000000" w:rsidRPr="00000000">
        <w:rPr>
          <w:i w:val="1"/>
          <w:color w:val="000000"/>
          <w:sz w:val="20"/>
          <w:szCs w:val="20"/>
          <w:rtl w:val="0"/>
        </w:rPr>
        <w:t xml:space="preserve">Diagrama de Flujo en la empresa familiar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5470497" cy="2460625"/>
                <wp:effectExtent b="0" l="0" r="0" t="0"/>
                <wp:docPr id="171" name=""/>
                <a:graphic>
                  <a:graphicData uri="http://schemas.microsoft.com/office/word/2010/wordprocessingGroup">
                    <wpg:wgp>
                      <wpg:cNvGrpSpPr/>
                      <wpg:grpSpPr>
                        <a:xfrm>
                          <a:off x="2610752" y="2549688"/>
                          <a:ext cx="5470497" cy="2460625"/>
                          <a:chOff x="2610752" y="2549688"/>
                          <a:chExt cx="5470497" cy="2460625"/>
                        </a:xfrm>
                      </wpg:grpSpPr>
                      <wpg:grpSp>
                        <wpg:cNvGrpSpPr/>
                        <wpg:grpSpPr>
                          <a:xfrm>
                            <a:off x="2610752" y="2549688"/>
                            <a:ext cx="5470497" cy="2460625"/>
                            <a:chOff x="0" y="0"/>
                            <a:chExt cx="5470475" cy="2460625"/>
                          </a:xfrm>
                        </wpg:grpSpPr>
                        <wps:wsp>
                          <wps:cNvSpPr/>
                          <wps:cNvPr id="7" name="Shape 7"/>
                          <wps:spPr>
                            <a:xfrm>
                              <a:off x="0" y="0"/>
                              <a:ext cx="5470475" cy="246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70475" cy="2460625"/>
                              <a:chOff x="0" y="0"/>
                              <a:chExt cx="5470475" cy="2460625"/>
                            </a:xfrm>
                          </wpg:grpSpPr>
                          <wps:wsp>
                            <wps:cNvSpPr/>
                            <wps:cNvPr id="24" name="Shape 24"/>
                            <wps:spPr>
                              <a:xfrm>
                                <a:off x="0" y="0"/>
                                <a:ext cx="5470475" cy="246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098181" y="701"/>
                                <a:ext cx="1274134" cy="637067"/>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116840" y="19360"/>
                                <a:ext cx="1236816" cy="5997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Producción </w:t>
                                  </w:r>
                                </w:p>
                              </w:txbxContent>
                            </wps:txbx>
                            <wps:bodyPr anchorCtr="0" anchor="ctr" bIns="64750" lIns="64750" spcFirstLastPara="1" rIns="64750" wrap="square" tIns="64750">
                              <a:noAutofit/>
                            </wps:bodyPr>
                          </wps:wsp>
                          <wps:wsp>
                            <wps:cNvSpPr/>
                            <wps:cNvPr id="27" name="Shape 27"/>
                            <wps:spPr>
                              <a:xfrm rot="2574625">
                                <a:off x="3122281" y="1087009"/>
                                <a:ext cx="1117638" cy="222973"/>
                              </a:xfrm>
                              <a:prstGeom prst="leftRightArrow">
                                <a:avLst>
                                  <a:gd fmla="val 60000" name="adj1"/>
                                  <a:gd fmla="val 50000" name="adj2"/>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2574625">
                                <a:off x="3189173" y="1131604"/>
                                <a:ext cx="983854" cy="1337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9" name="Shape 29"/>
                            <wps:spPr>
                              <a:xfrm>
                                <a:off x="3989886" y="1759224"/>
                                <a:ext cx="1274134" cy="637067"/>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008545" y="1777883"/>
                                <a:ext cx="1236816" cy="5997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Familia</w:t>
                                  </w:r>
                                </w:p>
                              </w:txbxContent>
                            </wps:txbx>
                            <wps:bodyPr anchorCtr="0" anchor="ctr" bIns="64750" lIns="64750" spcFirstLastPara="1" rIns="64750" wrap="square" tIns="64750">
                              <a:noAutofit/>
                            </wps:bodyPr>
                          </wps:wsp>
                          <wps:wsp>
                            <wps:cNvSpPr/>
                            <wps:cNvPr id="31" name="Shape 31"/>
                            <wps:spPr>
                              <a:xfrm rot="-10783142">
                                <a:off x="2230037" y="1958332"/>
                                <a:ext cx="1555909" cy="222973"/>
                              </a:xfrm>
                              <a:prstGeom prst="lef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16858">
                                <a:off x="2296929" y="2002927"/>
                                <a:ext cx="1422125" cy="1337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33" name="Shape 33"/>
                            <wps:spPr>
                              <a:xfrm>
                                <a:off x="751963" y="1743346"/>
                                <a:ext cx="1274134" cy="637067"/>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770622" y="1762005"/>
                                <a:ext cx="1236816" cy="5997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Caja</w:t>
                                  </w:r>
                                </w:p>
                              </w:txbxContent>
                            </wps:txbx>
                            <wps:bodyPr anchorCtr="0" anchor="ctr" bIns="64750" lIns="64750" spcFirstLastPara="1" rIns="64750" wrap="square" tIns="64750">
                              <a:noAutofit/>
                            </wps:bodyPr>
                          </wps:wsp>
                          <wps:wsp>
                            <wps:cNvSpPr/>
                            <wps:cNvPr id="35" name="Shape 35"/>
                            <wps:spPr>
                              <a:xfrm rot="-3138804">
                                <a:off x="1503320" y="1079070"/>
                                <a:ext cx="1117638" cy="222973"/>
                              </a:xfrm>
                              <a:prstGeom prst="lef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3138804">
                                <a:off x="1570212" y="1123665"/>
                                <a:ext cx="983854" cy="1337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5470497" cy="2460625"/>
                <wp:effectExtent b="0" l="0" r="0" t="0"/>
                <wp:docPr id="171"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470497" cy="24606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304800</wp:posOffset>
                </wp:positionV>
                <wp:extent cx="1245477" cy="1237769"/>
                <wp:effectExtent b="0" l="0" r="0" t="0"/>
                <wp:wrapNone/>
                <wp:docPr id="183" name=""/>
                <a:graphic>
                  <a:graphicData uri="http://schemas.microsoft.com/office/word/2010/wordprocessingShape">
                    <wps:wsp>
                      <wps:cNvSpPr/>
                      <wps:cNvPr id="66" name="Shape 66"/>
                      <wps:spPr>
                        <a:xfrm rot="2488885">
                          <a:off x="4844209" y="3674221"/>
                          <a:ext cx="1003583" cy="211559"/>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Flujos en especie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304800</wp:posOffset>
                </wp:positionV>
                <wp:extent cx="1245477" cy="1237769"/>
                <wp:effectExtent b="0" l="0" r="0" t="0"/>
                <wp:wrapNone/>
                <wp:docPr id="183"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1245477" cy="12377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1714500</wp:posOffset>
                </wp:positionV>
                <wp:extent cx="1012604" cy="217170"/>
                <wp:effectExtent b="0" l="0" r="0" t="0"/>
                <wp:wrapNone/>
                <wp:docPr id="176" name=""/>
                <a:graphic>
                  <a:graphicData uri="http://schemas.microsoft.com/office/word/2010/wordprocessingShape">
                    <wps:wsp>
                      <wps:cNvSpPr/>
                      <wps:cNvPr id="52" name="Shape 52"/>
                      <wps:spPr>
                        <a:xfrm>
                          <a:off x="4849223" y="3680940"/>
                          <a:ext cx="993554" cy="19812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Flujos financieros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1714500</wp:posOffset>
                </wp:positionV>
                <wp:extent cx="1012604" cy="217170"/>
                <wp:effectExtent b="0" l="0" r="0" t="0"/>
                <wp:wrapNone/>
                <wp:docPr id="176"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012604" cy="217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495300</wp:posOffset>
                </wp:positionV>
                <wp:extent cx="1242770" cy="1169137"/>
                <wp:effectExtent b="0" l="0" r="0" t="0"/>
                <wp:wrapNone/>
                <wp:docPr id="175" name=""/>
                <a:graphic>
                  <a:graphicData uri="http://schemas.microsoft.com/office/word/2010/wordprocessingShape">
                    <wps:wsp>
                      <wps:cNvSpPr/>
                      <wps:cNvPr id="51" name="Shape 51"/>
                      <wps:spPr>
                        <a:xfrm rot="-3435294">
                          <a:off x="4841093" y="3668682"/>
                          <a:ext cx="1009815" cy="222637"/>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Flujos financieros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495300</wp:posOffset>
                </wp:positionV>
                <wp:extent cx="1242770" cy="1169137"/>
                <wp:effectExtent b="0" l="0" r="0" t="0"/>
                <wp:wrapNone/>
                <wp:docPr id="175"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1242770" cy="1169137"/>
                        </a:xfrm>
                        <a:prstGeom prst="rect"/>
                        <a:ln/>
                      </pic:spPr>
                    </pic:pic>
                  </a:graphicData>
                </a:graphic>
              </wp:anchor>
            </w:drawing>
          </mc:Fallback>
        </mc:AlternateContent>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otro modelo más común, corresponde a una producción comercial, habitualmente en régimen de integración o pertenecen a un grupo empresarial que decide la continuidad del proceso observando la cuenta de pérdidas y ganancias. Son frecuentes en producciones de cerdo industrial, avicultura, cebaderos de terneros, explotaciones lecheras de alta tecnología, etc. Veamos el siguiente diagrama de flujo:</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992.1259842519685" w:firstLine="0"/>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992.1259842519685" w:firstLine="0"/>
        <w:rPr>
          <w:i w:val="1"/>
          <w:color w:val="000000"/>
          <w:sz w:val="20"/>
          <w:szCs w:val="20"/>
        </w:rPr>
      </w:pPr>
      <w:r w:rsidDel="00000000" w:rsidR="00000000" w:rsidRPr="00000000">
        <w:rPr>
          <w:i w:val="1"/>
          <w:color w:val="000000"/>
          <w:sz w:val="20"/>
          <w:szCs w:val="20"/>
          <w:rtl w:val="0"/>
        </w:rPr>
        <w:t xml:space="preserve">Diagrama de flujo en la producción comercial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470497" cy="2460625"/>
                <wp:effectExtent b="0" l="0" r="0" t="0"/>
                <wp:docPr id="172" name=""/>
                <a:graphic>
                  <a:graphicData uri="http://schemas.microsoft.com/office/word/2010/wordprocessingGroup">
                    <wpg:wgp>
                      <wpg:cNvGrpSpPr/>
                      <wpg:grpSpPr>
                        <a:xfrm>
                          <a:off x="2610752" y="2549688"/>
                          <a:ext cx="5470497" cy="2460625"/>
                          <a:chOff x="2610752" y="2549688"/>
                          <a:chExt cx="5470497" cy="2460625"/>
                        </a:xfrm>
                      </wpg:grpSpPr>
                      <wpg:grpSp>
                        <wpg:cNvGrpSpPr/>
                        <wpg:grpSpPr>
                          <a:xfrm>
                            <a:off x="2610752" y="2549688"/>
                            <a:ext cx="5470497" cy="2460625"/>
                            <a:chOff x="0" y="-430340"/>
                            <a:chExt cx="5470475" cy="4257467"/>
                          </a:xfrm>
                        </wpg:grpSpPr>
                        <wps:wsp>
                          <wps:cNvSpPr/>
                          <wps:cNvPr id="7" name="Shape 7"/>
                          <wps:spPr>
                            <a:xfrm>
                              <a:off x="0" y="-430340"/>
                              <a:ext cx="5470475" cy="425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430340"/>
                              <a:ext cx="5470475" cy="4257467"/>
                              <a:chOff x="0" y="-430340"/>
                              <a:chExt cx="5470475" cy="4257467"/>
                            </a:xfrm>
                          </wpg:grpSpPr>
                          <wps:wsp>
                            <wps:cNvSpPr/>
                            <wps:cNvPr id="39" name="Shape 39"/>
                            <wps:spPr>
                              <a:xfrm>
                                <a:off x="0" y="0"/>
                                <a:ext cx="5470475" cy="246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82478" y="1726194"/>
                                <a:ext cx="1129892" cy="734430"/>
                              </a:xfrm>
                              <a:prstGeom prst="roundRect">
                                <a:avLst>
                                  <a:gd fmla="val 10000" name="adj"/>
                                </a:avLst>
                              </a:prstGeom>
                              <a:solidFill>
                                <a:srgbClr val="BF504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03989" y="1747705"/>
                                <a:ext cx="1086870" cy="6914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0"/>
                                      <w:vertAlign w:val="baseline"/>
                                    </w:rPr>
                                    <w:t xml:space="preserve">Produccion comercial</w:t>
                                  </w:r>
                                </w:p>
                              </w:txbxContent>
                            </wps:txbx>
                            <wps:bodyPr anchorCtr="0" anchor="ctr" bIns="57150" lIns="57150" spcFirstLastPara="1" rIns="57150" wrap="square" tIns="57150">
                              <a:noAutofit/>
                            </wps:bodyPr>
                          </wps:wsp>
                          <wps:wsp>
                            <wps:cNvSpPr/>
                            <wps:cNvPr id="42" name="Shape 42"/>
                            <wps:spPr>
                              <a:xfrm>
                                <a:off x="645707" y="-430340"/>
                                <a:ext cx="4257467" cy="4257467"/>
                              </a:xfrm>
                              <a:prstGeom prst="leftRightArrow">
                                <a:avLst>
                                  <a:gd fmla="val 60000" name="adj1"/>
                                  <a:gd fmla="val 50000" name="adj2"/>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250199" y="1670591"/>
                                <a:ext cx="1129892" cy="734430"/>
                              </a:xfrm>
                              <a:prstGeom prst="roundRect">
                                <a:avLst>
                                  <a:gd fmla="val 10000" name="adj"/>
                                </a:avLst>
                              </a:prstGeom>
                              <a:solidFill>
                                <a:srgbClr val="9BBB59"/>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271710" y="1692102"/>
                                <a:ext cx="1086870" cy="6914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0"/>
                                      <w:vertAlign w:val="baseline"/>
                                    </w:rPr>
                                    <w:t xml:space="preserve">Accionistas</w:t>
                                  </w:r>
                                </w:p>
                              </w:txbxContent>
                            </wps:txbx>
                            <wps:bodyPr anchorCtr="0" anchor="ctr" bIns="57150" lIns="57150" spcFirstLastPara="1" rIns="57150" wrap="square" tIns="57150">
                              <a:noAutofit/>
                            </wps:bodyPr>
                          </wps:wsp>
                          <wps:wsp>
                            <wps:cNvSpPr/>
                            <wps:cNvPr id="45" name="Shape 45"/>
                            <wps:spPr>
                              <a:xfrm>
                                <a:off x="1945001" y="131374"/>
                                <a:ext cx="2945995" cy="2945995"/>
                              </a:xfrm>
                              <a:prstGeom prst="leftRightArrow">
                                <a:avLst>
                                  <a:gd fmla="val 60000" name="adj1"/>
                                  <a:gd fmla="val 50000" name="adj2"/>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181599" y="203927"/>
                                <a:ext cx="1129892" cy="734430"/>
                              </a:xfrm>
                              <a:prstGeom prst="roundRect">
                                <a:avLst>
                                  <a:gd fmla="val 10000" name="adj"/>
                                </a:avLst>
                              </a:prstGeom>
                              <a:solidFill>
                                <a:srgbClr val="8064A2"/>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203110" y="225438"/>
                                <a:ext cx="1086870" cy="6914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0"/>
                                      <w:vertAlign w:val="baseline"/>
                                    </w:rPr>
                                    <w:t xml:space="preserve">Caja de explotacion</w:t>
                                  </w:r>
                                </w:p>
                              </w:txbxContent>
                            </wps:txbx>
                            <wps:bodyPr anchorCtr="0" anchor="ctr" bIns="57150" lIns="57150" spcFirstLastPara="1" rIns="57150" wrap="square" tIns="57150">
                              <a:noAutofit/>
                            </wps:bodyPr>
                          </wps:wsp>
                          <wps:wsp>
                            <wps:cNvSpPr/>
                            <wps:cNvPr id="48" name="Shape 48"/>
                            <wps:spPr>
                              <a:xfrm>
                                <a:off x="674762" y="199448"/>
                                <a:ext cx="2889519" cy="2889519"/>
                              </a:xfrm>
                              <a:prstGeom prst="leftRightArrow">
                                <a:avLst>
                                  <a:gd fmla="val 60000" name="adj1"/>
                                  <a:gd fmla="val 50000" name="adj2"/>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70497" cy="2460625"/>
                <wp:effectExtent b="0" l="0" r="0" t="0"/>
                <wp:docPr id="172"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5470497" cy="24606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133350</wp:posOffset>
                </wp:positionV>
                <wp:extent cx="1247342" cy="1241362"/>
                <wp:effectExtent b="0" l="0" r="0" t="0"/>
                <wp:wrapNone/>
                <wp:docPr id="186" name=""/>
                <a:graphic>
                  <a:graphicData uri="http://schemas.microsoft.com/office/word/2010/wordprocessingShape">
                    <wps:wsp>
                      <wps:cNvSpPr/>
                      <wps:cNvPr id="102" name="Shape 102"/>
                      <wps:spPr>
                        <a:xfrm rot="-2908784">
                          <a:off x="4837117" y="3680609"/>
                          <a:ext cx="1017767" cy="198783"/>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Flujos financieros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133350</wp:posOffset>
                </wp:positionV>
                <wp:extent cx="1247342" cy="1241362"/>
                <wp:effectExtent b="0" l="0" r="0" t="0"/>
                <wp:wrapNone/>
                <wp:docPr id="186"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1247342" cy="12413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845919</wp:posOffset>
                </wp:positionV>
                <wp:extent cx="1690292" cy="1732742"/>
                <wp:effectExtent b="0" l="0" r="0" t="0"/>
                <wp:wrapNone/>
                <wp:docPr id="177" name=""/>
                <a:graphic>
                  <a:graphicData uri="http://schemas.microsoft.com/office/word/2010/wordprocessingShape">
                    <wps:wsp>
                      <wps:cNvSpPr/>
                      <wps:cNvPr id="53" name="Shape 53"/>
                      <wps:spPr>
                        <a:xfrm rot="2220924">
                          <a:off x="5205393" y="3091483"/>
                          <a:ext cx="281214" cy="1377035"/>
                        </a:xfrm>
                        <a:prstGeom prst="upDownArrow">
                          <a:avLst>
                            <a:gd fmla="val 50000" name="adj1"/>
                            <a:gd fmla="val 50000" name="adj2"/>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845919</wp:posOffset>
                </wp:positionV>
                <wp:extent cx="1690292" cy="1732742"/>
                <wp:effectExtent b="0" l="0" r="0" t="0"/>
                <wp:wrapNone/>
                <wp:docPr id="177"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1690292" cy="17327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3686175</wp:posOffset>
                </wp:positionH>
                <wp:positionV relativeFrom="paragraph">
                  <wp:posOffset>661987</wp:posOffset>
                </wp:positionV>
                <wp:extent cx="1791662" cy="1802920"/>
                <wp:effectExtent b="0" l="0" r="0" t="0"/>
                <wp:wrapNone/>
                <wp:docPr id="174" name=""/>
                <a:graphic>
                  <a:graphicData uri="http://schemas.microsoft.com/office/word/2010/wordprocessingShape">
                    <wps:wsp>
                      <wps:cNvSpPr/>
                      <wps:cNvPr id="50" name="Shape 50"/>
                      <wps:spPr>
                        <a:xfrm rot="7887119">
                          <a:off x="5205393" y="3060971"/>
                          <a:ext cx="281214" cy="1438058"/>
                        </a:xfrm>
                        <a:prstGeom prst="upDownArrow">
                          <a:avLst>
                            <a:gd fmla="val 50000" name="adj1"/>
                            <a:gd fmla="val 50000" name="adj2"/>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3686175</wp:posOffset>
                </wp:positionH>
                <wp:positionV relativeFrom="paragraph">
                  <wp:posOffset>661987</wp:posOffset>
                </wp:positionV>
                <wp:extent cx="1791662" cy="1802920"/>
                <wp:effectExtent b="0" l="0" r="0" t="0"/>
                <wp:wrapNone/>
                <wp:docPr id="174"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1791662" cy="1802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4486275</wp:posOffset>
                </wp:positionH>
                <wp:positionV relativeFrom="paragraph">
                  <wp:posOffset>228600</wp:posOffset>
                </wp:positionV>
                <wp:extent cx="1286612" cy="1278564"/>
                <wp:effectExtent b="0" l="0" r="0" t="0"/>
                <wp:wrapNone/>
                <wp:docPr id="173" name=""/>
                <a:graphic>
                  <a:graphicData uri="http://schemas.microsoft.com/office/word/2010/wordprocessingShape">
                    <wps:wsp>
                      <wps:cNvSpPr/>
                      <wps:cNvPr id="49" name="Shape 49"/>
                      <wps:spPr>
                        <a:xfrm rot="2464873">
                          <a:off x="4825190" y="3672657"/>
                          <a:ext cx="1041621" cy="214686"/>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Flujos financieros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4486275</wp:posOffset>
                </wp:positionH>
                <wp:positionV relativeFrom="paragraph">
                  <wp:posOffset>228600</wp:posOffset>
                </wp:positionV>
                <wp:extent cx="1286612" cy="1278564"/>
                <wp:effectExtent b="0" l="0" r="0" t="0"/>
                <wp:wrapNone/>
                <wp:docPr id="173"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286612" cy="1278564"/>
                        </a:xfrm>
                        <a:prstGeom prst="rect"/>
                        <a:ln/>
                      </pic:spPr>
                    </pic:pic>
                  </a:graphicData>
                </a:graphic>
              </wp:anchor>
            </w:drawing>
          </mc:Fallback>
        </mc:AlternateContent>
      </w:r>
    </w:p>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604520</wp:posOffset>
                </wp:positionV>
                <wp:extent cx="5505450" cy="1888490"/>
                <wp:effectExtent b="0" l="0" r="0" t="0"/>
                <wp:wrapSquare wrapText="bothSides" distB="45720" distT="45720" distL="114300" distR="114300"/>
                <wp:docPr id="179" name=""/>
                <a:graphic>
                  <a:graphicData uri="http://schemas.microsoft.com/office/word/2010/wordprocessingShape">
                    <wps:wsp>
                      <wps:cNvSpPr/>
                      <wps:cNvPr id="55" name="Shape 55"/>
                      <wps:spPr>
                        <a:xfrm>
                          <a:off x="2602800" y="2845280"/>
                          <a:ext cx="5486400" cy="18694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Ahora bien, la cadena de producción láctea bovina, como todo tipo de cadenas comerciales de los productos ganaderos está compuesta por eslabones, los cuales cumplen una función fundamental y específica para que el producto llegue hasta el consumidor final en las condiciones deseadas por este y dictaminadas por la normativa. Sin embargo, los eslabones son dependientes el uno del otro para que la cadena pueda realizar su función con éxito, razón por la cual debe haber responsabilidad, confianza y solidaridad en dicha dependencia.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Como primer eslabón siempre </w:t>
                            </w:r>
                            <w:r w:rsidDel="00000000" w:rsidR="00000000" w:rsidRPr="00000000">
                              <w:rPr>
                                <w:rFonts w:ascii="Arial" w:cs="Arial" w:eastAsia="Arial" w:hAnsi="Arial"/>
                                <w:b w:val="1"/>
                                <w:i w:val="0"/>
                                <w:smallCaps w:val="0"/>
                                <w:strike w:val="0"/>
                                <w:color w:val="4f81bd"/>
                                <w:sz w:val="20"/>
                                <w:vertAlign w:val="baseline"/>
                              </w:rPr>
                              <w:t xml:space="preserve">estará la unidad productiva ganadera de leche, luego vendrán los de acopio, transporte, transformación, empaque, comercialización</w:t>
                            </w:r>
                            <w:r w:rsidDel="00000000" w:rsidR="00000000" w:rsidRPr="00000000">
                              <w:rPr>
                                <w:rFonts w:ascii="Arial" w:cs="Arial" w:eastAsia="Arial" w:hAnsi="Arial"/>
                                <w:b w:val="0"/>
                                <w:i w:val="0"/>
                                <w:smallCaps w:val="0"/>
                                <w:strike w:val="0"/>
                                <w:color w:val="000000"/>
                                <w:sz w:val="20"/>
                                <w:vertAlign w:val="baseline"/>
                              </w:rPr>
                              <w:t xml:space="preserve">, etc.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604520</wp:posOffset>
                </wp:positionV>
                <wp:extent cx="5505450" cy="1888490"/>
                <wp:effectExtent b="0" l="0" r="0" t="0"/>
                <wp:wrapSquare wrapText="bothSides" distB="45720" distT="45720" distL="114300" distR="114300"/>
                <wp:docPr id="179"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5505450" cy="188849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172085</wp:posOffset>
            </wp:positionV>
            <wp:extent cx="6311900" cy="2769870"/>
            <wp:effectExtent b="0" l="0" r="0" t="0"/>
            <wp:wrapSquare wrapText="bothSides" distB="0" distT="0" distL="114300" distR="114300"/>
            <wp:docPr id="207"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6311900" cy="2769870"/>
                    </a:xfrm>
                    <a:prstGeom prst="rect"/>
                    <a:ln/>
                  </pic:spPr>
                </pic:pic>
              </a:graphicData>
            </a:graphic>
          </wp:anchor>
        </w:drawing>
      </w:r>
    </w:p>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w:t>
      </w:r>
    </w:p>
    <w:p w:rsidR="00000000" w:rsidDel="00000000" w:rsidP="00000000" w:rsidRDefault="00000000" w:rsidRPr="00000000" w14:paraId="000000A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función de la empresa ganadera bovina en este caso es la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producción de leche, la cual se hace de acuerdo al sistema productivo ejercido por la unidad productiva. </w:t>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En el caso de Colombia se utilizan dos, los cuales serían los sistemas </w:t>
      </w:r>
      <w:r w:rsidDel="00000000" w:rsidR="00000000" w:rsidRPr="00000000">
        <w:rPr>
          <w:b w:val="1"/>
          <w:color w:val="000000"/>
          <w:sz w:val="20"/>
          <w:szCs w:val="20"/>
          <w:rtl w:val="0"/>
        </w:rPr>
        <w:t xml:space="preserve">especializado y doble propósito</w:t>
      </w:r>
      <w:r w:rsidDel="00000000" w:rsidR="00000000" w:rsidRPr="00000000">
        <w:rPr>
          <w:color w:val="000000"/>
          <w:sz w:val="20"/>
          <w:szCs w:val="20"/>
          <w:rtl w:val="0"/>
        </w:rPr>
        <w:t xml:space="preserve">, siendo este último representado con el 70% de las cabezas de ganado de este tipo, que contribuyen con el 50% de la producción nacional de leche.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1590675</wp:posOffset>
            </wp:positionH>
            <wp:positionV relativeFrom="paragraph">
              <wp:posOffset>76200</wp:posOffset>
            </wp:positionV>
            <wp:extent cx="2929255" cy="1952625"/>
            <wp:effectExtent b="0" l="0" r="0" t="0"/>
            <wp:wrapSquare wrapText="bothSides" distB="0" distT="0" distL="114300" distR="114300"/>
            <wp:docPr descr="Trabajadora de comprobación de aplicaciones móviles de la máquina de ordeño - Foto de stock de Ordeñar libre de derechos" id="202" name="image39.jpg"/>
            <a:graphic>
              <a:graphicData uri="http://schemas.openxmlformats.org/drawingml/2006/picture">
                <pic:pic>
                  <pic:nvPicPr>
                    <pic:cNvPr descr="Trabajadora de comprobación de aplicaciones móviles de la máquina de ordeño - Foto de stock de Ordeñar libre de derechos" id="0" name="image39.jpg"/>
                    <pic:cNvPicPr preferRelativeResize="0"/>
                  </pic:nvPicPr>
                  <pic:blipFill>
                    <a:blip r:embed="rId26"/>
                    <a:srcRect b="0" l="0" r="0" t="0"/>
                    <a:stretch>
                      <a:fillRect/>
                    </a:stretch>
                  </pic:blipFill>
                  <pic:spPr>
                    <a:xfrm>
                      <a:off x="0" y="0"/>
                      <a:ext cx="2929255" cy="1952625"/>
                    </a:xfrm>
                    <a:prstGeom prst="rect"/>
                    <a:ln/>
                  </pic:spPr>
                </pic:pic>
              </a:graphicData>
            </a:graphic>
          </wp:anchor>
        </w:drawing>
      </w:r>
    </w:p>
    <w:p w:rsidR="00000000" w:rsidDel="00000000" w:rsidP="00000000" w:rsidRDefault="00000000" w:rsidRPr="00000000" w14:paraId="000000AB">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sz w:val="20"/>
          <w:szCs w:val="20"/>
          <w:highlight w:val="lightGray"/>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sdt>
        <w:sdtPr>
          <w:tag w:val="goog_rdk_6"/>
        </w:sdtPr>
        <w:sdtContent>
          <w:commentRangeStart w:id="6"/>
        </w:sdtContent>
      </w:sdt>
      <w:r w:rsidDel="00000000" w:rsidR="00000000" w:rsidRPr="00000000">
        <w:rPr>
          <w:color w:val="000000"/>
          <w:sz w:val="20"/>
          <w:szCs w:val="20"/>
          <w:highlight w:val="lightGray"/>
          <w:rtl w:val="0"/>
        </w:rPr>
        <w:t xml:space="preserve">Por lo general en el territorio nacional, los sistemas de </w:t>
      </w:r>
      <w:r w:rsidDel="00000000" w:rsidR="00000000" w:rsidRPr="00000000">
        <w:rPr>
          <w:b w:val="1"/>
          <w:color w:val="000000"/>
          <w:sz w:val="20"/>
          <w:szCs w:val="20"/>
          <w:highlight w:val="lightGray"/>
          <w:rtl w:val="0"/>
        </w:rPr>
        <w:t xml:space="preserve">producción especializada</w:t>
      </w:r>
      <w:r w:rsidDel="00000000" w:rsidR="00000000" w:rsidRPr="00000000">
        <w:rPr>
          <w:color w:val="000000"/>
          <w:sz w:val="20"/>
          <w:szCs w:val="20"/>
          <w:highlight w:val="lightGray"/>
          <w:rtl w:val="0"/>
        </w:rPr>
        <w:t xml:space="preserve"> de leche se encuentran ubicados en zonas de trópico alto en donde hay clima frio, cerca de los centros poblados. En este tipo de sistemas las razas son predominantemente puras o con un alto porcentaje de genética proveniente de los Bos taurus procedentes de razas europeas, las cuales necesitan ser alimentadas con suplementos concentrados, las vacas son ordeñadas mecánicamente sin presencia del ordeño, mientras los machos son descartados a los días de nacidos, la producción es alta normalmente</w:t>
      </w:r>
      <w:commentRangeEnd w:id="6"/>
      <w:r w:rsidDel="00000000" w:rsidR="00000000" w:rsidRPr="00000000">
        <w:commentReference w:id="6"/>
      </w:r>
      <w:r w:rsidDel="00000000" w:rsidR="00000000" w:rsidRPr="00000000">
        <w:rPr>
          <w:color w:val="000000"/>
          <w:sz w:val="20"/>
          <w:szCs w:val="20"/>
          <w:highlight w:val="lightGray"/>
          <w:rtl w:val="0"/>
        </w:rPr>
        <w:t xml:space="preserv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highlight w:val="lightGray"/>
          <w:rtl w:val="0"/>
        </w:rPr>
        <w:t xml:space="preserve">Por otra parte, encontramos el sistema de </w:t>
      </w:r>
      <w:r w:rsidDel="00000000" w:rsidR="00000000" w:rsidRPr="00000000">
        <w:rPr>
          <w:b w:val="1"/>
          <w:color w:val="000000"/>
          <w:sz w:val="20"/>
          <w:szCs w:val="20"/>
          <w:highlight w:val="lightGray"/>
          <w:rtl w:val="0"/>
        </w:rPr>
        <w:t xml:space="preserve">producción de doble</w:t>
      </w:r>
      <w:sdt>
        <w:sdtPr>
          <w:tag w:val="goog_rdk_7"/>
        </w:sdtPr>
        <w:sdtContent>
          <w:commentRangeStart w:id="7"/>
        </w:sdtContent>
      </w:sdt>
      <w:r w:rsidDel="00000000" w:rsidR="00000000" w:rsidRPr="00000000">
        <w:rPr>
          <w:b w:val="1"/>
          <w:color w:val="000000"/>
          <w:sz w:val="20"/>
          <w:szCs w:val="20"/>
          <w:highlight w:val="lightGray"/>
          <w:rtl w:val="0"/>
        </w:rPr>
        <w:t xml:space="preserve"> </w:t>
      </w:r>
      <w:commentRangeEnd w:id="7"/>
      <w:r w:rsidDel="00000000" w:rsidR="00000000" w:rsidRPr="00000000">
        <w:commentReference w:id="7"/>
      </w:r>
      <w:r w:rsidDel="00000000" w:rsidR="00000000" w:rsidRPr="00000000">
        <w:rPr>
          <w:b w:val="1"/>
          <w:color w:val="000000"/>
          <w:sz w:val="20"/>
          <w:szCs w:val="20"/>
          <w:highlight w:val="lightGray"/>
          <w:rtl w:val="0"/>
        </w:rPr>
        <w:t xml:space="preserve">propósito,</w:t>
      </w:r>
      <w:r w:rsidDel="00000000" w:rsidR="00000000" w:rsidRPr="00000000">
        <w:rPr>
          <w:color w:val="000000"/>
          <w:sz w:val="20"/>
          <w:szCs w:val="20"/>
          <w:highlight w:val="lightGray"/>
          <w:rtl w:val="0"/>
        </w:rPr>
        <w:t xml:space="preserve"> el cual predomina en las zonas bajas tropicales, lugares apartados de los centros poblados y de consumo, las vacas tienen un cruce de genética </w:t>
      </w:r>
      <w:r w:rsidDel="00000000" w:rsidR="00000000" w:rsidRPr="00000000">
        <w:rPr>
          <w:i w:val="1"/>
          <w:color w:val="000000"/>
          <w:sz w:val="20"/>
          <w:szCs w:val="20"/>
          <w:highlight w:val="lightGray"/>
          <w:rtl w:val="0"/>
        </w:rPr>
        <w:t xml:space="preserve">Bos indicus con Bos Taurus</w:t>
      </w:r>
      <w:r w:rsidDel="00000000" w:rsidR="00000000" w:rsidRPr="00000000">
        <w:rPr>
          <w:color w:val="000000"/>
          <w:sz w:val="20"/>
          <w:szCs w:val="20"/>
          <w:highlight w:val="lightGray"/>
          <w:rtl w:val="0"/>
        </w:rPr>
        <w:t xml:space="preserve"> o combinaciones con alto porcentaje de </w:t>
      </w:r>
      <w:r w:rsidDel="00000000" w:rsidR="00000000" w:rsidRPr="00000000">
        <w:rPr>
          <w:i w:val="1"/>
          <w:color w:val="000000"/>
          <w:sz w:val="20"/>
          <w:szCs w:val="20"/>
          <w:highlight w:val="lightGray"/>
          <w:rtl w:val="0"/>
        </w:rPr>
        <w:t xml:space="preserve">Bos indicus</w:t>
      </w:r>
      <w:r w:rsidDel="00000000" w:rsidR="00000000" w:rsidRPr="00000000">
        <w:rPr>
          <w:color w:val="000000"/>
          <w:sz w:val="20"/>
          <w:szCs w:val="20"/>
          <w:highlight w:val="lightGray"/>
          <w:rtl w:val="0"/>
        </w:rPr>
        <w:t xml:space="preserve"> con razas o cruces de </w:t>
      </w:r>
      <w:r w:rsidDel="00000000" w:rsidR="00000000" w:rsidRPr="00000000">
        <w:rPr>
          <w:i w:val="1"/>
          <w:color w:val="000000"/>
          <w:sz w:val="20"/>
          <w:szCs w:val="20"/>
          <w:highlight w:val="lightGray"/>
          <w:rtl w:val="0"/>
        </w:rPr>
        <w:t xml:space="preserve">Bos Taurus</w:t>
      </w:r>
      <w:r w:rsidDel="00000000" w:rsidR="00000000" w:rsidRPr="00000000">
        <w:rPr>
          <w:color w:val="000000"/>
          <w:sz w:val="20"/>
          <w:szCs w:val="20"/>
          <w:highlight w:val="lightGray"/>
          <w:rtl w:val="0"/>
        </w:rPr>
        <w:t xml:space="preserve">. La alimentación se basa en los sistemas extensivos de forrajes que no tienen el mejor manejo, aunque en los últimos años diversos programas e iniciativas han mejorado dichos sistemas ya que esta es la principal causa de limitación de una eficiente producción y calidad de la leche. Las crías se mantienen con las vacas hasta el destete, después se realiza el levante en el predio o directamente se venden en el mercado. Este sistema es el más utilizado en el país, no solo por sus ventajas productivas sino por la resistencia de los animales de estas producciones.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3454771</wp:posOffset>
            </wp:positionH>
            <wp:positionV relativeFrom="paragraph">
              <wp:posOffset>6278</wp:posOffset>
            </wp:positionV>
            <wp:extent cx="2795270" cy="1866900"/>
            <wp:effectExtent b="0" l="0" r="0" t="0"/>
            <wp:wrapSquare wrapText="bothSides" distB="0" distT="0" distL="114300" distR="114300"/>
            <wp:docPr descr="Calf land cow in the salt feeder. Premium Photo" id="201" name="image37.jpg"/>
            <a:graphic>
              <a:graphicData uri="http://schemas.openxmlformats.org/drawingml/2006/picture">
                <pic:pic>
                  <pic:nvPicPr>
                    <pic:cNvPr descr="Calf land cow in the salt feeder. Premium Photo" id="0" name="image37.jpg"/>
                    <pic:cNvPicPr preferRelativeResize="0"/>
                  </pic:nvPicPr>
                  <pic:blipFill>
                    <a:blip r:embed="rId27"/>
                    <a:srcRect b="0" l="0" r="0" t="0"/>
                    <a:stretch>
                      <a:fillRect/>
                    </a:stretch>
                  </pic:blipFill>
                  <pic:spPr>
                    <a:xfrm>
                      <a:off x="0" y="0"/>
                      <a:ext cx="2795270" cy="1866900"/>
                    </a:xfrm>
                    <a:prstGeom prst="rect"/>
                    <a:ln/>
                  </pic:spPr>
                </pic:pic>
              </a:graphicData>
            </a:graphic>
          </wp:anchor>
        </w:drawing>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Política sanitaria y de inocuidad en alimentos </w:t>
      </w:r>
    </w:p>
    <w:p w:rsidR="00000000" w:rsidDel="00000000" w:rsidP="00000000" w:rsidRDefault="00000000" w:rsidRPr="00000000" w14:paraId="000000B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conceptos de sanidad e inocuidad hacen referencia, por una parte, al conjunto de servicios, tanto al personal como a las instalaciones destinados a la preservación de la salud pública, y por otro, a todos aquellos procesos que evitan que los alimentos sean de alguna forma dañinos al consumidor. </w:t>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Entonces, </w:t>
      </w:r>
      <w:r w:rsidDel="00000000" w:rsidR="00000000" w:rsidRPr="00000000">
        <w:rPr>
          <w:b w:val="1"/>
          <w:color w:val="000000"/>
          <w:sz w:val="20"/>
          <w:szCs w:val="20"/>
          <w:rtl w:val="0"/>
        </w:rPr>
        <w:t xml:space="preserve">la sanidad</w:t>
      </w:r>
      <w:r w:rsidDel="00000000" w:rsidR="00000000" w:rsidRPr="00000000">
        <w:rPr>
          <w:color w:val="000000"/>
          <w:sz w:val="20"/>
          <w:szCs w:val="20"/>
          <w:rtl w:val="0"/>
        </w:rPr>
        <w:t xml:space="preserve"> engloba a todas las instituciones estatales encargadas de proveer servicios que satisfagan las necesidades de:</w:t>
      </w:r>
    </w:p>
    <w:p w:rsidR="00000000" w:rsidDel="00000000" w:rsidP="00000000" w:rsidRDefault="00000000" w:rsidRPr="00000000" w14:paraId="000000C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rPr>
      </w:pPr>
      <w:commentRangeEnd w:id="8"/>
      <w:r w:rsidDel="00000000" w:rsidR="00000000" w:rsidRPr="00000000">
        <w:commentReference w:id="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114300</wp:posOffset>
                </wp:positionV>
                <wp:extent cx="6277705" cy="1228724"/>
                <wp:effectExtent b="0" l="0" r="0" t="0"/>
                <wp:wrapNone/>
                <wp:docPr id="181" name=""/>
                <a:graphic>
                  <a:graphicData uri="http://schemas.microsoft.com/office/word/2010/wordprocessingGroup">
                    <wpg:wgp>
                      <wpg:cNvGrpSpPr/>
                      <wpg:grpSpPr>
                        <a:xfrm>
                          <a:off x="2207148" y="3165638"/>
                          <a:ext cx="6277705" cy="1228724"/>
                          <a:chOff x="2207148" y="3165638"/>
                          <a:chExt cx="6277705" cy="1228724"/>
                        </a:xfrm>
                      </wpg:grpSpPr>
                      <wpg:grpSp>
                        <wpg:cNvGrpSpPr/>
                        <wpg:grpSpPr>
                          <a:xfrm>
                            <a:off x="2207148" y="3165638"/>
                            <a:ext cx="6277705" cy="1228724"/>
                            <a:chOff x="2207148" y="3165638"/>
                            <a:chExt cx="6277705" cy="1228724"/>
                          </a:xfrm>
                        </wpg:grpSpPr>
                        <wps:wsp>
                          <wps:cNvSpPr/>
                          <wps:cNvPr id="7" name="Shape 7"/>
                          <wps:spPr>
                            <a:xfrm>
                              <a:off x="2207148" y="3165638"/>
                              <a:ext cx="6277700" cy="12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7148" y="3165638"/>
                              <a:ext cx="6277705" cy="1228724"/>
                              <a:chOff x="0" y="0"/>
                              <a:chExt cx="6277705" cy="1228724"/>
                            </a:xfrm>
                          </wpg:grpSpPr>
                          <wps:wsp>
                            <wps:cNvSpPr/>
                            <wps:cNvPr id="59" name="Shape 59"/>
                            <wps:spPr>
                              <a:xfrm>
                                <a:off x="0" y="0"/>
                                <a:ext cx="6277700" cy="12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0"/>
                                <a:ext cx="1651379" cy="40943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Prevención</w:t>
                                  </w:r>
                                </w:p>
                              </w:txbxContent>
                            </wps:txbx>
                            <wps:bodyPr anchorCtr="0" anchor="ctr" bIns="45700" lIns="91425" spcFirstLastPara="1" rIns="91425" wrap="square" tIns="45700">
                              <a:noAutofit/>
                            </wps:bodyPr>
                          </wps:wsp>
                          <wps:wsp>
                            <wps:cNvSpPr/>
                            <wps:cNvPr id="61" name="Shape 61"/>
                            <wps:spPr>
                              <a:xfrm>
                                <a:off x="1978925" y="27295"/>
                                <a:ext cx="1651000" cy="40894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Vigilancia</w:t>
                                  </w:r>
                                </w:p>
                              </w:txbxContent>
                            </wps:txbx>
                            <wps:bodyPr anchorCtr="0" anchor="ctr" bIns="45700" lIns="91425" spcFirstLastPara="1" rIns="91425" wrap="square" tIns="45700">
                              <a:noAutofit/>
                            </wps:bodyPr>
                          </wps:wsp>
                          <wps:wsp>
                            <wps:cNvSpPr/>
                            <wps:cNvPr id="62" name="Shape 62"/>
                            <wps:spPr>
                              <a:xfrm>
                                <a:off x="3985146" y="95534"/>
                                <a:ext cx="1651000" cy="40894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Diagnostico</w:t>
                                  </w:r>
                                </w:p>
                              </w:txbxContent>
                            </wps:txbx>
                            <wps:bodyPr anchorCtr="0" anchor="ctr" bIns="45700" lIns="91425" spcFirstLastPara="1" rIns="91425" wrap="square" tIns="45700">
                              <a:noAutofit/>
                            </wps:bodyPr>
                          </wps:wsp>
                          <wps:wsp>
                            <wps:cNvSpPr/>
                            <wps:cNvPr id="63" name="Shape 63"/>
                            <wps:spPr>
                              <a:xfrm>
                                <a:off x="2565779" y="750627"/>
                                <a:ext cx="1651379" cy="40943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Control</w:t>
                                  </w:r>
                                </w:p>
                              </w:txbxContent>
                            </wps:txbx>
                            <wps:bodyPr anchorCtr="0" anchor="ctr" bIns="45700" lIns="91425" spcFirstLastPara="1" rIns="91425" wrap="square" tIns="45700">
                              <a:noAutofit/>
                            </wps:bodyPr>
                          </wps:wsp>
                          <wps:wsp>
                            <wps:cNvSpPr/>
                            <wps:cNvPr id="64" name="Shape 64"/>
                            <wps:spPr>
                              <a:xfrm>
                                <a:off x="4626326" y="750271"/>
                                <a:ext cx="1651379" cy="478453"/>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Recuperación de personal</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114300</wp:posOffset>
                </wp:positionV>
                <wp:extent cx="6277705" cy="1228724"/>
                <wp:effectExtent b="0" l="0" r="0" t="0"/>
                <wp:wrapNone/>
                <wp:docPr id="181"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6277705" cy="1228724"/>
                        </a:xfrm>
                        <a:prstGeom prst="rect"/>
                        <a:ln/>
                      </pic:spPr>
                    </pic:pic>
                  </a:graphicData>
                </a:graphic>
              </wp:anchor>
            </w:drawing>
          </mc:Fallback>
        </mc:AlternateContent>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12700</wp:posOffset>
                </wp:positionV>
                <wp:extent cx="1670429" cy="428482"/>
                <wp:effectExtent b="0" l="0" r="0" t="0"/>
                <wp:wrapNone/>
                <wp:docPr id="182" name=""/>
                <a:graphic>
                  <a:graphicData uri="http://schemas.microsoft.com/office/word/2010/wordprocessingShape">
                    <wps:wsp>
                      <wps:cNvSpPr/>
                      <wps:cNvPr id="65" name="Shape 65"/>
                      <wps:spPr>
                        <a:xfrm>
                          <a:off x="4520311" y="3575284"/>
                          <a:ext cx="1651379" cy="40943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Tratamiento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12700</wp:posOffset>
                </wp:positionV>
                <wp:extent cx="1670429" cy="428482"/>
                <wp:effectExtent b="0" l="0" r="0" t="0"/>
                <wp:wrapNone/>
                <wp:docPr id="182"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1670429" cy="428482"/>
                        </a:xfrm>
                        <a:prstGeom prst="rect"/>
                        <a:ln/>
                      </pic:spPr>
                    </pic:pic>
                  </a:graphicData>
                </a:graphic>
              </wp:anchor>
            </w:drawing>
          </mc:Fallback>
        </mc:AlternateContent>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Mientras que </w:t>
      </w:r>
      <w:r w:rsidDel="00000000" w:rsidR="00000000" w:rsidRPr="00000000">
        <w:rPr>
          <w:b w:val="1"/>
          <w:color w:val="000000"/>
          <w:sz w:val="20"/>
          <w:szCs w:val="20"/>
          <w:rtl w:val="0"/>
        </w:rPr>
        <w:t xml:space="preserve">la inocuidad</w:t>
      </w:r>
      <w:r w:rsidDel="00000000" w:rsidR="00000000" w:rsidRPr="00000000">
        <w:rPr>
          <w:color w:val="000000"/>
          <w:sz w:val="20"/>
          <w:szCs w:val="20"/>
          <w:rtl w:val="0"/>
        </w:rPr>
        <w:t xml:space="preserve"> en palabras sencillas es la característica o calidad de los alimentos, que garantiza que está libre de cualquier condición que pudiera poner en riesgo la salud de quienes lo consumen.</w:t>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caso específico del sector agropecuario alimentario, mediante la administración de riesgos, conservación y mejora de los estatus sanitarios, en las zonas o regiones donde se previenen y combaten plagas y enfermedades que afectan la agricultura, ganadería, acuicultura y pesca, se establecen mecanismos de inspección vigilancia y control que eviten la propagación o bien la erradicación según sea el caso.</w:t>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2.1 Normatividad</w:t>
      </w:r>
    </w:p>
    <w:p w:rsidR="00000000" w:rsidDel="00000000" w:rsidP="00000000" w:rsidRDefault="00000000" w:rsidRPr="00000000" w14:paraId="000000D4">
      <w:pPr>
        <w:pBdr>
          <w:top w:space="0" w:sz="0" w:val="nil"/>
          <w:left w:space="0" w:sz="0" w:val="nil"/>
          <w:bottom w:space="0" w:sz="0" w:val="nil"/>
          <w:right w:space="0" w:sz="0" w:val="nil"/>
          <w:between w:space="0" w:sz="0" w:val="nil"/>
        </w:pBdr>
        <w:rPr>
          <w:b w:val="1"/>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1943100</wp:posOffset>
            </wp:positionH>
            <wp:positionV relativeFrom="paragraph">
              <wp:posOffset>9525</wp:posOffset>
            </wp:positionV>
            <wp:extent cx="2851223" cy="1941495"/>
            <wp:effectExtent b="0" l="0" r="0" t="0"/>
            <wp:wrapSquare wrapText="bothSides" distB="0" distT="0" distL="114300" distR="114300"/>
            <wp:docPr descr="Conpes, Conpes 4023, Conpes 4023 ganadería, Conpes sector rural, conpes agropecuario, Departamento Nacional de Planeación, Conpes para la reactivación y el crecimiento sostenible e incluyente, conpes ganadería, reactivación económica colombia, reactivación Colombia, conpes reactivación económica ganadería, fedegan, Federación Colombiana de Ganaderos, ganaderos, ganaderos colombia, ganado, bovinos, ganado bovino, Ganadería, ganadería colombia, noticias ganaderas, noticias ganaderas colombia, CONtexto ganader" id="204" name="image43.jpg"/>
            <a:graphic>
              <a:graphicData uri="http://schemas.openxmlformats.org/drawingml/2006/picture">
                <pic:pic>
                  <pic:nvPicPr>
                    <pic:cNvPr descr="Conpes, Conpes 4023, Conpes 4023 ganadería, Conpes sector rural, conpes agropecuario, Departamento Nacional de Planeación, Conpes para la reactivación y el crecimiento sostenible e incluyente, conpes ganadería, reactivación económica colombia, reactivación Colombia, conpes reactivación económica ganadería, fedegan, Federación Colombiana de Ganaderos, ganaderos, ganaderos colombia, ganado, bovinos, ganado bovino, Ganadería, ganadería colombia, noticias ganaderas, noticias ganaderas colombia, CONtexto ganader" id="0" name="image43.jpg"/>
                    <pic:cNvPicPr preferRelativeResize="0"/>
                  </pic:nvPicPr>
                  <pic:blipFill>
                    <a:blip r:embed="rId30"/>
                    <a:srcRect b="0" l="0" r="0" t="0"/>
                    <a:stretch>
                      <a:fillRect/>
                    </a:stretch>
                  </pic:blipFill>
                  <pic:spPr>
                    <a:xfrm>
                      <a:off x="0" y="0"/>
                      <a:ext cx="2851223" cy="1941495"/>
                    </a:xfrm>
                    <a:prstGeom prst="rect"/>
                    <a:ln/>
                  </pic:spPr>
                </pic:pic>
              </a:graphicData>
            </a:graphic>
          </wp:anchor>
        </w:drawing>
      </w:r>
    </w:p>
    <w:p w:rsidR="00000000" w:rsidDel="00000000" w:rsidP="00000000" w:rsidRDefault="00000000" w:rsidRPr="00000000" w14:paraId="000000D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Respecto de este campo, Colombia suscribió su ingreso a la Organización Mundial del Comercio (OMC) e incorporó a su ordenamiento jurídico los acuerdos multilaterales de la OMC en 1994, entre estos el Acuerdo Sobre Medidas Sanitarias y Fitosanitarias (AMSF). Este acuerdo marcó un hito y constituyó el fundamento para las diversas políticas sanitarias del país. Es así como se crean los CONPES y las derivaciones de leyes y decretos que rigen los sistemas regulatorios y de Inspección, Vigilancia y Control (IVC), en la materia. Siendo así, el siguiente recurso, muestra las leyes y decretos que rige el CONPES:</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63500</wp:posOffset>
                </wp:positionV>
                <wp:extent cx="5425400" cy="745400"/>
                <wp:effectExtent b="0" l="0" r="0" t="0"/>
                <wp:wrapNone/>
                <wp:docPr id="184" name=""/>
                <a:graphic>
                  <a:graphicData uri="http://schemas.microsoft.com/office/word/2010/wordprocessingShape">
                    <wps:wsp>
                      <wps:cNvSpPr/>
                      <wps:cNvPr id="67" name="Shape 6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Sliders tipo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CF001_2.1_Leyes_y_decretos_ que_ rige_ el_CONPES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63500</wp:posOffset>
                </wp:positionV>
                <wp:extent cx="5425400" cy="745400"/>
                <wp:effectExtent b="0" l="0" r="0" t="0"/>
                <wp:wrapNone/>
                <wp:docPr id="184"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2.2 Implicaciones e Importancia</w:t>
      </w:r>
    </w:p>
    <w:p w:rsidR="00000000" w:rsidDel="00000000" w:rsidP="00000000" w:rsidRDefault="00000000" w:rsidRPr="00000000" w14:paraId="000000ED">
      <w:pPr>
        <w:pBdr>
          <w:top w:space="0" w:sz="0" w:val="nil"/>
          <w:left w:space="0" w:sz="0" w:val="nil"/>
          <w:bottom w:space="0" w:sz="0" w:val="nil"/>
          <w:right w:space="0" w:sz="0" w:val="nil"/>
          <w:between w:space="0" w:sz="0" w:val="nil"/>
        </w:pBdr>
        <w:rPr>
          <w:b w:val="1"/>
          <w:color w:val="000000"/>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sz w:val="20"/>
          <w:szCs w:val="20"/>
        </w:rPr>
      </w:pP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1514475</wp:posOffset>
            </wp:positionH>
            <wp:positionV relativeFrom="paragraph">
              <wp:posOffset>28575</wp:posOffset>
            </wp:positionV>
            <wp:extent cx="3386455" cy="2298700"/>
            <wp:effectExtent b="0" l="0" r="0" t="0"/>
            <wp:wrapSquare wrapText="bothSides" distB="0" distT="0" distL="114300" distR="114300"/>
            <wp:docPr descr="Producción entregando y vendiendo infografías isométricas de productos de leche y queso vector gratuito" id="203" name="image40.jpg"/>
            <a:graphic>
              <a:graphicData uri="http://schemas.openxmlformats.org/drawingml/2006/picture">
                <pic:pic>
                  <pic:nvPicPr>
                    <pic:cNvPr descr="Producción entregando y vendiendo infografías isométricas de productos de leche y queso vector gratuito" id="0" name="image40.jpg"/>
                    <pic:cNvPicPr preferRelativeResize="0"/>
                  </pic:nvPicPr>
                  <pic:blipFill>
                    <a:blip r:embed="rId32"/>
                    <a:srcRect b="0" l="0" r="0" t="0"/>
                    <a:stretch>
                      <a:fillRect/>
                    </a:stretch>
                  </pic:blipFill>
                  <pic:spPr>
                    <a:xfrm>
                      <a:off x="0" y="0"/>
                      <a:ext cx="3386455" cy="2298700"/>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los organismos de referencia a</w:t>
      </w:r>
      <w:sdt>
        <w:sdtPr>
          <w:tag w:val="goog_rdk_11"/>
        </w:sdtPr>
        <w:sdtContent>
          <w:commentRangeStart w:id="11"/>
        </w:sdtContent>
      </w:sdt>
      <w:r w:rsidDel="00000000" w:rsidR="00000000" w:rsidRPr="00000000">
        <w:rPr>
          <w:color w:val="000000"/>
          <w:sz w:val="20"/>
          <w:szCs w:val="20"/>
          <w:rtl w:val="0"/>
        </w:rPr>
        <w:t xml:space="preserve"> </w:t>
      </w:r>
      <w:commentRangeEnd w:id="11"/>
      <w:r w:rsidDel="00000000" w:rsidR="00000000" w:rsidRPr="00000000">
        <w:commentReference w:id="11"/>
      </w:r>
      <w:r w:rsidDel="00000000" w:rsidR="00000000" w:rsidRPr="00000000">
        <w:rPr>
          <w:color w:val="000000"/>
          <w:sz w:val="20"/>
          <w:szCs w:val="20"/>
          <w:rtl w:val="0"/>
        </w:rPr>
        <w:t xml:space="preserve">nivel mundial se considera que la leche, la carne y sus derivados pertenecen al grupo de alimentos de mayor riesgo en salud pública, ya que sus características de composición favorecen la proliferación microbiana y por consiguiente, cualquier deficiencia en sus condiciones de producción, procesamiento, manipulación, conservación, transporte y comercialización puede ocasionar trastornos a la salud del consumidor. La susceptibilidad de estos alimentos para ocasionar enfermedades transmitidas por alimentos que no solo afecta significativamente la salud y bienestar de la población, sino que tiene consecuencias económicas para las personas, familias, comunidades, negocios y en general para los países, ya que imponen cargas en los sistemas de salud. </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Uno de los eslabones más importantes es el primario; es decir, las unidades productivas de ganado de diversos tipos. Es por eso, que las políticas del gobierno establecen a través de los diferentes CONPES, decretos y otras normas sobre programas y planes dirigidos a este eslabón, los cuales al pasar el tiempo se reúnen en el programa de Buenas Prácticas Ganaderas BPG que veremos a continuación</w:t>
      </w:r>
      <w:sdt>
        <w:sdtPr>
          <w:tag w:val="goog_rdk_12"/>
        </w:sdtPr>
        <w:sdtContent>
          <w:commentRangeStart w:id="12"/>
        </w:sdtContent>
      </w:sdt>
      <w:r w:rsidDel="00000000" w:rsidR="00000000" w:rsidRPr="00000000">
        <w:rPr>
          <w:color w:val="000000"/>
          <w:sz w:val="20"/>
          <w:szCs w:val="20"/>
          <w:rtl w:val="0"/>
        </w:rPr>
        <w:t xml:space="preserve">:</w:t>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50800</wp:posOffset>
                </wp:positionV>
                <wp:extent cx="5425400" cy="745400"/>
                <wp:effectExtent b="0" l="0" r="0" t="0"/>
                <wp:wrapNone/>
                <wp:docPr id="161" name=""/>
                <a:graphic>
                  <a:graphicData uri="http://schemas.microsoft.com/office/word/2010/wordprocessingShape">
                    <wps:wsp>
                      <wps:cNvSpPr/>
                      <wps:cNvPr id="3" name="Shape 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DI_CF001_2.2_Implicaciones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50800</wp:posOffset>
                </wp:positionV>
                <wp:extent cx="5425400" cy="745400"/>
                <wp:effectExtent b="0" l="0" r="0" t="0"/>
                <wp:wrapNone/>
                <wp:docPr id="161"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b w:val="1"/>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102870</wp:posOffset>
            </wp:positionV>
            <wp:extent cx="4638675" cy="2657475"/>
            <wp:effectExtent b="0" l="0" r="0" t="0"/>
            <wp:wrapSquare wrapText="bothSides" distB="0" distT="0" distL="114300" distR="114300"/>
            <wp:docPr id="19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638675" cy="2657475"/>
                    </a:xfrm>
                    <a:prstGeom prst="rect"/>
                    <a:ln/>
                  </pic:spPr>
                </pic:pic>
              </a:graphicData>
            </a:graphic>
          </wp:anchor>
        </w:drawing>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Buenas Prácticas Ganaderas en la producción de bovinos de leche - BPG </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1980" w:firstLine="0"/>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1294447</wp:posOffset>
            </wp:positionH>
            <wp:positionV relativeFrom="paragraph">
              <wp:posOffset>114300</wp:posOffset>
            </wp:positionV>
            <wp:extent cx="3742055" cy="2857240"/>
            <wp:effectExtent b="0" l="0" r="0" t="0"/>
            <wp:wrapSquare wrapText="bothSides" distB="0" distT="0" distL="114300" distR="114300"/>
            <wp:docPr descr="Concepto isométrico de fábrica de productos lácteos con edificios agrícolas y de plantas, vacas, granjero, transporte para entrega de productos, aislado vector gratuito" id="193" name="image4.jpg"/>
            <a:graphic>
              <a:graphicData uri="http://schemas.openxmlformats.org/drawingml/2006/picture">
                <pic:pic>
                  <pic:nvPicPr>
                    <pic:cNvPr descr="Concepto isométrico de fábrica de productos lácteos con edificios agrícolas y de plantas, vacas, granjero, transporte para entrega de productos, aislado vector gratuito" id="0" name="image4.jpg"/>
                    <pic:cNvPicPr preferRelativeResize="0"/>
                  </pic:nvPicPr>
                  <pic:blipFill>
                    <a:blip r:embed="rId35"/>
                    <a:srcRect b="0" l="0" r="0" t="0"/>
                    <a:stretch>
                      <a:fillRect/>
                    </a:stretch>
                  </pic:blipFill>
                  <pic:spPr>
                    <a:xfrm>
                      <a:off x="0" y="0"/>
                      <a:ext cx="3742055" cy="2857240"/>
                    </a:xfrm>
                    <a:prstGeom prst="rect"/>
                    <a:ln/>
                  </pic:spPr>
                </pic:pic>
              </a:graphicData>
            </a:graphic>
          </wp:anchor>
        </w:drawing>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buenas prácticas ganaderas son todas aquellas acciones que se realizan en el primer </w:t>
      </w:r>
      <w:sdt>
        <w:sdtPr>
          <w:tag w:val="goog_rdk_14"/>
        </w:sdtPr>
        <w:sdtContent>
          <w:ins w:author="SANDRA PATRICIA HOYOS SEPULVEDA" w:id="0" w:date="2022-03-27T15:52:27Z">
            <w:r w:rsidDel="00000000" w:rsidR="00000000" w:rsidRPr="00000000">
              <w:rPr>
                <w:color w:val="000000"/>
                <w:sz w:val="20"/>
                <w:szCs w:val="20"/>
                <w:rtl w:val="0"/>
              </w:rPr>
              <w:t xml:space="preserve">eslabón</w:t>
            </w:r>
          </w:ins>
        </w:sdtContent>
      </w:sdt>
      <w:sdt>
        <w:sdtPr>
          <w:tag w:val="goog_rdk_15"/>
        </w:sdtPr>
        <w:sdtContent>
          <w:del w:author="SANDRA PATRICIA HOYOS SEPULVEDA" w:id="0" w:date="2022-03-27T15:52:27Z">
            <w:r w:rsidDel="00000000" w:rsidR="00000000" w:rsidRPr="00000000">
              <w:rPr>
                <w:color w:val="000000"/>
                <w:sz w:val="20"/>
                <w:szCs w:val="20"/>
                <w:rtl w:val="0"/>
              </w:rPr>
              <w:delText xml:space="preserve">eslabone</w:delText>
            </w:r>
          </w:del>
        </w:sdtContent>
      </w:sdt>
      <w:r w:rsidDel="00000000" w:rsidR="00000000" w:rsidRPr="00000000">
        <w:rPr>
          <w:color w:val="000000"/>
          <w:sz w:val="20"/>
          <w:szCs w:val="20"/>
          <w:rtl w:val="0"/>
        </w:rPr>
        <w:t xml:space="preserve"> de la cadena lechera bovina, dirigidas a que se asegure la inocuidad, calidad y trazabilidad de la leche, así como que se proteja el medio ambiente y el personal involucrado en la producción de la misma. Este tipo de prácticas se sugiere con el objeto de que en la producción se puedan disminuir los riesgos biológicos, físicos y químicos en la producción primaria de los alimentos de origen animal, que puedan ocasionar riesgos a los consumidores promoviendo la sanidad, bienestar animal y protección del medio ambiente.</w:t>
      </w:r>
    </w:p>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3.1 Componentes BPG</w:t>
      </w:r>
    </w:p>
    <w:p w:rsidR="00000000" w:rsidDel="00000000" w:rsidP="00000000" w:rsidRDefault="00000000" w:rsidRPr="00000000" w14:paraId="000001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componentes que integran las buenas prácticas están divididos en temáticas de gran importancia que abordan otros subtemas, los cuales se desarrollan a través de los requerimientos para la implementación del programa. Por consiguiente, a continuación, se nombran los componentes para las BPG: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876300</wp:posOffset>
                </wp:positionV>
                <wp:extent cx="5425400" cy="745400"/>
                <wp:effectExtent b="0" l="0" r="0" t="0"/>
                <wp:wrapNone/>
                <wp:docPr id="162" name=""/>
                <a:graphic>
                  <a:graphicData uri="http://schemas.microsoft.com/office/word/2010/wordprocessingShape">
                    <wps:wsp>
                      <wps:cNvSpPr/>
                      <wps:cNvPr id="4" name="Shape 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Grafico Interactivo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DI_CF001_3.1_Componentes_Buenas_Prácticas_Pecuarias_BPG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876300</wp:posOffset>
                </wp:positionV>
                <wp:extent cx="5425400" cy="745400"/>
                <wp:effectExtent b="0" l="0" r="0" t="0"/>
                <wp:wrapNone/>
                <wp:docPr id="162"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3.2 Criterios de cumplimiento y listas de chequeo</w:t>
      </w:r>
    </w:p>
    <w:p w:rsidR="00000000" w:rsidDel="00000000" w:rsidP="00000000" w:rsidRDefault="00000000" w:rsidRPr="00000000" w14:paraId="0000014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criterios de cumplimientos se encuentran dados a partir de los componentes que hacen parte integral de las Buenas Prácticas Ganaderas y principalmente se utilizan en las listas de chequeo como herramienta para hacer el diagnóstico, evaluación y monitoreo de la aplicación de las buenas prácticas en las unidades productivas, estas listas se encuentran diseñadas y especificadas por especie y producción discriminando y detallando aspectos de la labor especializada. Este material es desarrollado por el ente regulador, quien tiene la función y obligación de verificar el cumplimiento a cabalidad de la implementación de las BPG, en Colombia este ente es el Instituto Colombiano Agropecuario – ICA. </w:t>
      </w:r>
    </w:p>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50800</wp:posOffset>
                </wp:positionV>
                <wp:extent cx="2085975" cy="600075"/>
                <wp:effectExtent b="0" l="0" r="0" t="0"/>
                <wp:wrapNone/>
                <wp:docPr id="163" name=""/>
                <a:graphic>
                  <a:graphicData uri="http://schemas.microsoft.com/office/word/2010/wordprocessingShape">
                    <wps:wsp>
                      <wps:cNvSpPr/>
                      <wps:cNvPr id="5" name="Shape 5"/>
                      <wps:spPr>
                        <a:xfrm>
                          <a:off x="4312538" y="3489488"/>
                          <a:ext cx="2066925" cy="5810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Atención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50800</wp:posOffset>
                </wp:positionV>
                <wp:extent cx="2085975" cy="600075"/>
                <wp:effectExtent b="0" l="0" r="0" t="0"/>
                <wp:wrapNone/>
                <wp:docPr id="163" name="image8.png"/>
                <a:graphic>
                  <a:graphicData uri="http://schemas.openxmlformats.org/drawingml/2006/picture">
                    <pic:pic>
                      <pic:nvPicPr>
                        <pic:cNvPr id="0" name="image8.png"/>
                        <pic:cNvPicPr preferRelativeResize="0"/>
                      </pic:nvPicPr>
                      <pic:blipFill>
                        <a:blip r:embed="rId37"/>
                        <a:srcRect/>
                        <a:stretch>
                          <a:fillRect/>
                        </a:stretch>
                      </pic:blipFill>
                      <pic:spPr>
                        <a:xfrm>
                          <a:off x="0" y="0"/>
                          <a:ext cx="2085975" cy="600075"/>
                        </a:xfrm>
                        <a:prstGeom prst="rect"/>
                        <a:ln/>
                      </pic:spPr>
                    </pic:pic>
                  </a:graphicData>
                </a:graphic>
              </wp:anchor>
            </w:drawing>
          </mc:Fallback>
        </mc:AlternateContent>
      </w:r>
    </w:p>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sz w:val="20"/>
          <w:szCs w:val="20"/>
        </w:rPr>
      </w:pPr>
      <w:sdt>
        <w:sdtPr>
          <w:tag w:val="goog_rdk_16"/>
        </w:sdtPr>
        <w:sdtContent>
          <w:commentRangeStart w:id="14"/>
        </w:sdtContent>
      </w:sdt>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5734050" cy="1123950"/>
                <wp:effectExtent b="0" l="0" r="0" t="0"/>
                <wp:wrapNone/>
                <wp:docPr id="164" name=""/>
                <a:graphic>
                  <a:graphicData uri="http://schemas.microsoft.com/office/word/2010/wordprocessingGroup">
                    <wpg:wgp>
                      <wpg:cNvGrpSpPr/>
                      <wpg:grpSpPr>
                        <a:xfrm>
                          <a:off x="2478975" y="3218025"/>
                          <a:ext cx="5734050" cy="1123950"/>
                          <a:chOff x="2478975" y="3218025"/>
                          <a:chExt cx="5734050" cy="1123950"/>
                        </a:xfrm>
                      </wpg:grpSpPr>
                      <wpg:grpSp>
                        <wpg:cNvGrpSpPr/>
                        <wpg:grpSpPr>
                          <a:xfrm>
                            <a:off x="2478975" y="3218025"/>
                            <a:ext cx="5734050" cy="1123950"/>
                            <a:chOff x="2478975" y="3218025"/>
                            <a:chExt cx="5734050" cy="1123950"/>
                          </a:xfrm>
                        </wpg:grpSpPr>
                        <wps:wsp>
                          <wps:cNvSpPr/>
                          <wps:cNvPr id="7" name="Shape 7"/>
                          <wps:spPr>
                            <a:xfrm>
                              <a:off x="2478975" y="3218025"/>
                              <a:ext cx="5734050" cy="112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8975" y="3218025"/>
                              <a:ext cx="5734050" cy="1123950"/>
                              <a:chOff x="0" y="0"/>
                              <a:chExt cx="5734050" cy="1123950"/>
                            </a:xfrm>
                          </wpg:grpSpPr>
                          <wps:wsp>
                            <wps:cNvSpPr/>
                            <wps:cNvPr id="9" name="Shape 9"/>
                            <wps:spPr>
                              <a:xfrm>
                                <a:off x="0" y="0"/>
                                <a:ext cx="5734050" cy="112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734050" cy="7048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 continuación se muestra la Forma 3-852 V. 6. La cual es la lista de chequeo para la producción ganadera en Bovinos tipo leche.</w:t>
                                  </w:r>
                                </w:p>
                              </w:txbxContent>
                            </wps:txbx>
                            <wps:bodyPr anchorCtr="0" anchor="ctr" bIns="45700" lIns="91425" spcFirstLastPara="1" rIns="91425" wrap="square" tIns="45700">
                              <a:noAutofit/>
                            </wps:bodyPr>
                          </wps:wsp>
                          <pic:pic>
                            <pic:nvPicPr>
                              <pic:cNvPr id="11" name="Shape 11"/>
                              <pic:cNvPicPr preferRelativeResize="0"/>
                            </pic:nvPicPr>
                            <pic:blipFill rotWithShape="1">
                              <a:blip r:embed="rId38">
                                <a:alphaModFix/>
                              </a:blip>
                              <a:srcRect b="0" l="0" r="0" t="0"/>
                              <a:stretch/>
                            </pic:blipFill>
                            <pic:spPr>
                              <a:xfrm>
                                <a:off x="4448175" y="466725"/>
                                <a:ext cx="678815" cy="65722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5734050" cy="1123950"/>
                <wp:effectExtent b="0" l="0" r="0" t="0"/>
                <wp:wrapNone/>
                <wp:docPr id="164" name="image9.png"/>
                <a:graphic>
                  <a:graphicData uri="http://schemas.openxmlformats.org/drawingml/2006/picture">
                    <pic:pic>
                      <pic:nvPicPr>
                        <pic:cNvPr id="0" name="image9.png"/>
                        <pic:cNvPicPr preferRelativeResize="0"/>
                      </pic:nvPicPr>
                      <pic:blipFill>
                        <a:blip r:embed="rId39"/>
                        <a:srcRect/>
                        <a:stretch>
                          <a:fillRect/>
                        </a:stretch>
                      </pic:blipFill>
                      <pic:spPr>
                        <a:xfrm>
                          <a:off x="0" y="0"/>
                          <a:ext cx="5734050" cy="1123950"/>
                        </a:xfrm>
                        <a:prstGeom prst="rect"/>
                        <a:ln/>
                      </pic:spPr>
                    </pic:pic>
                  </a:graphicData>
                </a:graphic>
              </wp:anchor>
            </w:drawing>
          </mc:Fallback>
        </mc:AlternateContent>
      </w:r>
    </w:p>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sz w:val="20"/>
          <w:szCs w:val="20"/>
        </w:rPr>
      </w:pPr>
      <w:sdt>
        <w:sdtPr>
          <w:tag w:val="goog_rdk_17"/>
        </w:sdtPr>
        <w:sdtContent>
          <w:commentRangeStart w:id="15"/>
        </w:sdtContent>
      </w:sdt>
      <w:sdt>
        <w:sdtPr>
          <w:tag w:val="goog_rdk_18"/>
        </w:sdtPr>
        <w:sdtContent>
          <w:commentRangeStart w:id="16"/>
        </w:sdtContent>
      </w:sdt>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sz w:val="20"/>
          <w:szCs w:val="20"/>
        </w:rPr>
      </w:pP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3.3 Aplicación BPG</w:t>
      </w:r>
    </w:p>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hacer la aplicación de las Buenas Prácticas Ganaderas en la producción es necesario intervenir diferentes aspectos como la infraestructura, los procesos, los procedimientos, planes, registros, documentos, el manejo, entre otros; estas intervenciones no requieren de muchos costos extras sino más bien de tiempo y disposición de los productores y el personal involucrado para que los cambios hagan efecto. Por otra parte, para las unidades productivas la aplicación de las BPG conlleva a que se tengan múltiples beneficios, entre los que se destacan:</w:t>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50800</wp:posOffset>
                </wp:positionV>
                <wp:extent cx="5425400" cy="745400"/>
                <wp:effectExtent b="0" l="0" r="0" t="0"/>
                <wp:wrapNone/>
                <wp:docPr id="160" name=""/>
                <a:graphic>
                  <a:graphicData uri="http://schemas.microsoft.com/office/word/2010/wordprocessingShape">
                    <wps:wsp>
                      <wps:cNvSpPr/>
                      <wps:cNvPr id="2" name="Shape 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puntos calientes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DI_CF001_3.3_Aplicacion_BPG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50800</wp:posOffset>
                </wp:positionV>
                <wp:extent cx="5425400" cy="745400"/>
                <wp:effectExtent b="0" l="0" r="0" t="0"/>
                <wp:wrapNone/>
                <wp:docPr id="160"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sdt>
        <w:sdtPr>
          <w:tag w:val="goog_rdk_19"/>
        </w:sdtPr>
        <w:sdtContent>
          <w:commentRangeStart w:id="17"/>
        </w:sdtContent>
      </w:sdt>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b w:val="1"/>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Protocolos </w:t>
      </w:r>
    </w:p>
    <w:p w:rsidR="00000000" w:rsidDel="00000000" w:rsidP="00000000" w:rsidRDefault="00000000" w:rsidRPr="00000000" w14:paraId="00000162">
      <w:pPr>
        <w:pBdr>
          <w:top w:space="0" w:sz="0" w:val="nil"/>
          <w:left w:space="0" w:sz="0" w:val="nil"/>
          <w:bottom w:space="0" w:sz="0" w:val="nil"/>
          <w:right w:space="0" w:sz="0" w:val="nil"/>
          <w:between w:space="0" w:sz="0" w:val="nil"/>
        </w:pBdr>
        <w:rPr>
          <w:b w:val="1"/>
          <w:color w:val="000000"/>
          <w:sz w:val="20"/>
          <w:szCs w:val="20"/>
        </w:rPr>
      </w:pPr>
      <w:sdt>
        <w:sdtPr>
          <w:tag w:val="goog_rdk_20"/>
        </w:sdtPr>
        <w:sdtContent>
          <w:commentRangeStart w:id="18"/>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1647825</wp:posOffset>
            </wp:positionH>
            <wp:positionV relativeFrom="paragraph">
              <wp:posOffset>133350</wp:posOffset>
            </wp:positionV>
            <wp:extent cx="2944495" cy="1840865"/>
            <wp:effectExtent b="0" l="0" r="0" t="0"/>
            <wp:wrapSquare wrapText="bothSides" distB="0" distT="0" distL="114300" distR="114300"/>
            <wp:docPr id="19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944495" cy="1840865"/>
                    </a:xfrm>
                    <a:prstGeom prst="rect"/>
                    <a:ln/>
                  </pic:spPr>
                </pic:pic>
              </a:graphicData>
            </a:graphic>
          </wp:anchor>
        </w:drawing>
      </w:r>
    </w:p>
    <w:p w:rsidR="00000000" w:rsidDel="00000000" w:rsidP="00000000" w:rsidRDefault="00000000" w:rsidRPr="00000000" w14:paraId="00000163">
      <w:pPr>
        <w:spacing w:after="160" w:line="259" w:lineRule="auto"/>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64">
      <w:pPr>
        <w:spacing w:after="160" w:line="259" w:lineRule="auto"/>
        <w:rPr>
          <w:sz w:val="20"/>
          <w:szCs w:val="20"/>
        </w:rPr>
      </w:pPr>
      <w:r w:rsidDel="00000000" w:rsidR="00000000" w:rsidRPr="00000000">
        <w:rPr>
          <w:rtl w:val="0"/>
        </w:rPr>
      </w:r>
    </w:p>
    <w:p w:rsidR="00000000" w:rsidDel="00000000" w:rsidP="00000000" w:rsidRDefault="00000000" w:rsidRPr="00000000" w14:paraId="00000165">
      <w:pPr>
        <w:spacing w:after="160" w:line="259" w:lineRule="auto"/>
        <w:rPr>
          <w:sz w:val="20"/>
          <w:szCs w:val="20"/>
        </w:rPr>
      </w:pPr>
      <w:r w:rsidDel="00000000" w:rsidR="00000000" w:rsidRPr="00000000">
        <w:rPr>
          <w:rtl w:val="0"/>
        </w:rPr>
      </w:r>
    </w:p>
    <w:p w:rsidR="00000000" w:rsidDel="00000000" w:rsidP="00000000" w:rsidRDefault="00000000" w:rsidRPr="00000000" w14:paraId="00000166">
      <w:pPr>
        <w:spacing w:after="160" w:line="259" w:lineRule="auto"/>
        <w:rPr>
          <w:sz w:val="20"/>
          <w:szCs w:val="20"/>
        </w:rPr>
      </w:pPr>
      <w:r w:rsidDel="00000000" w:rsidR="00000000" w:rsidRPr="00000000">
        <w:rPr>
          <w:rtl w:val="0"/>
        </w:rPr>
      </w:r>
    </w:p>
    <w:p w:rsidR="00000000" w:rsidDel="00000000" w:rsidP="00000000" w:rsidRDefault="00000000" w:rsidRPr="00000000" w14:paraId="00000167">
      <w:pPr>
        <w:spacing w:after="160" w:line="259" w:lineRule="auto"/>
        <w:rPr>
          <w:sz w:val="20"/>
          <w:szCs w:val="20"/>
        </w:rPr>
      </w:pPr>
      <w:r w:rsidDel="00000000" w:rsidR="00000000" w:rsidRPr="00000000">
        <w:rPr>
          <w:rtl w:val="0"/>
        </w:rPr>
      </w:r>
    </w:p>
    <w:p w:rsidR="00000000" w:rsidDel="00000000" w:rsidP="00000000" w:rsidRDefault="00000000" w:rsidRPr="00000000" w14:paraId="00000168">
      <w:pPr>
        <w:spacing w:after="160" w:line="259" w:lineRule="auto"/>
        <w:rPr>
          <w:sz w:val="20"/>
          <w:szCs w:val="20"/>
        </w:rPr>
      </w:pPr>
      <w:r w:rsidDel="00000000" w:rsidR="00000000" w:rsidRPr="00000000">
        <w:rPr>
          <w:rtl w:val="0"/>
        </w:rPr>
      </w:r>
    </w:p>
    <w:p w:rsidR="00000000" w:rsidDel="00000000" w:rsidP="00000000" w:rsidRDefault="00000000" w:rsidRPr="00000000" w14:paraId="00000169">
      <w:pPr>
        <w:spacing w:after="160" w:line="259" w:lineRule="auto"/>
        <w:rPr>
          <w:sz w:val="20"/>
          <w:szCs w:val="20"/>
        </w:rPr>
      </w:pPr>
      <w:r w:rsidDel="00000000" w:rsidR="00000000" w:rsidRPr="00000000">
        <w:rPr>
          <w:rtl w:val="0"/>
        </w:rPr>
      </w:r>
    </w:p>
    <w:p w:rsidR="00000000" w:rsidDel="00000000" w:rsidP="00000000" w:rsidRDefault="00000000" w:rsidRPr="00000000" w14:paraId="0000016A">
      <w:pPr>
        <w:spacing w:after="160" w:line="259" w:lineRule="auto"/>
        <w:rPr>
          <w:sz w:val="20"/>
          <w:szCs w:val="20"/>
        </w:rPr>
      </w:pPr>
      <w:r w:rsidDel="00000000" w:rsidR="00000000" w:rsidRPr="00000000">
        <w:rPr>
          <w:rtl w:val="0"/>
        </w:rPr>
      </w:r>
    </w:p>
    <w:p w:rsidR="00000000" w:rsidDel="00000000" w:rsidP="00000000" w:rsidRDefault="00000000" w:rsidRPr="00000000" w14:paraId="0000016B">
      <w:pPr>
        <w:spacing w:after="160" w:line="259" w:lineRule="auto"/>
        <w:jc w:val="both"/>
        <w:rPr>
          <w:sz w:val="20"/>
          <w:szCs w:val="20"/>
        </w:rPr>
      </w:pPr>
      <w:r w:rsidDel="00000000" w:rsidR="00000000" w:rsidRPr="00000000">
        <w:rPr>
          <w:sz w:val="20"/>
          <w:szCs w:val="20"/>
          <w:rtl w:val="0"/>
        </w:rPr>
        <w:t xml:space="preserve">Un protocolo es un documento que describe el conjunto de actividades o medidas que deberá ejecutar el personal de la empresa pecuaria para atender una situación específica de la producción. Estas hojas de ruta o protocolos son de suma importancia en la producción pecuaria, ya que son aplicados a actividades que se desarrollan en el día a día y permiten tomar decisiones importantes durante un procedimiento o un evento importante.</w:t>
      </w:r>
    </w:p>
    <w:p w:rsidR="00000000" w:rsidDel="00000000" w:rsidP="00000000" w:rsidRDefault="00000000" w:rsidRPr="00000000" w14:paraId="0000016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4.1 Diseño</w:t>
      </w:r>
    </w:p>
    <w:p w:rsidR="00000000" w:rsidDel="00000000" w:rsidP="00000000" w:rsidRDefault="00000000" w:rsidRPr="00000000" w14:paraId="0000017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diferentes maneras de elaborar un protocolo, todas ellas </w:t>
      </w:r>
      <w:r w:rsidDel="00000000" w:rsidR="00000000" w:rsidRPr="00000000">
        <w:rPr>
          <w:sz w:val="20"/>
          <w:szCs w:val="20"/>
          <w:rtl w:val="0"/>
        </w:rPr>
        <w:t xml:space="preserve">válidas</w:t>
      </w:r>
      <w:r w:rsidDel="00000000" w:rsidR="00000000" w:rsidRPr="00000000">
        <w:rPr>
          <w:color w:val="000000"/>
          <w:sz w:val="20"/>
          <w:szCs w:val="20"/>
          <w:rtl w:val="0"/>
        </w:rPr>
        <w:t xml:space="preserve">; sin embargo, lo que es importante es que lleven una secuencia de los procesos y las actividades que deben ejecutarse dentro de la producción ganadera, por ello se debe tener en cuenta el proceso productivo de una forma organizada y todo lo que ello conlleva, como lo podemos observar en la siguiente imagen:</w:t>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425400" cy="745400"/>
                <wp:effectExtent b="0" l="0" r="0" t="0"/>
                <wp:wrapNone/>
                <wp:docPr id="169" name=""/>
                <a:graphic>
                  <a:graphicData uri="http://schemas.microsoft.com/office/word/2010/wordprocessingShape">
                    <wps:wsp>
                      <wps:cNvSpPr/>
                      <wps:cNvPr id="20" name="Shape 2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A tipo I con Imagen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DI_CF001_4.1_Procesos_productivos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425400" cy="745400"/>
                <wp:effectExtent b="0" l="0" r="0" t="0"/>
                <wp:wrapNone/>
                <wp:docPr id="169"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sz w:val="20"/>
          <w:szCs w:val="20"/>
        </w:rPr>
      </w:pPr>
      <w:sdt>
        <w:sdtPr>
          <w:tag w:val="goog_rdk_21"/>
        </w:sdtPr>
        <w:sdtContent>
          <w:commentRangeStart w:id="19"/>
        </w:sdtContent>
      </w:sdt>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4.2 Modelos e interpretación</w:t>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si no existen modelos predeterminados para formular y diseñar un protocolo o plan dirigido a la producción ganadera de leche, por lo cual hay diferentes formas de hacerlos dependiendo del tema y tipo de protocolo. Lo que es realmente importante es </w:t>
      </w:r>
      <w:r w:rsidDel="00000000" w:rsidR="00000000" w:rsidRPr="00000000">
        <w:rPr>
          <w:sz w:val="20"/>
          <w:szCs w:val="20"/>
          <w:rtl w:val="0"/>
        </w:rPr>
        <w:t xml:space="preserve">cómo</w:t>
      </w:r>
      <w:r w:rsidDel="00000000" w:rsidR="00000000" w:rsidRPr="00000000">
        <w:rPr>
          <w:color w:val="000000"/>
          <w:sz w:val="20"/>
          <w:szCs w:val="20"/>
          <w:rtl w:val="0"/>
        </w:rPr>
        <w:t xml:space="preserve"> se desarrollen dichos protocolos que básicamente deben seguir las siguientes recomendaciones:</w:t>
      </w:r>
    </w:p>
    <w:p w:rsidR="00000000" w:rsidDel="00000000" w:rsidP="00000000" w:rsidRDefault="00000000" w:rsidRPr="00000000" w14:paraId="000001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70" name=""/>
                <a:graphic>
                  <a:graphicData uri="http://schemas.microsoft.com/office/word/2010/wordprocessingShape">
                    <wps:wsp>
                      <wps:cNvSpPr/>
                      <wps:cNvPr id="21" name="Shape 2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DI_CF001_4.2_Recomendaciones(imagen)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70" name="image15.png"/>
                <a:graphic>
                  <a:graphicData uri="http://schemas.openxmlformats.org/drawingml/2006/picture">
                    <pic:pic>
                      <pic:nvPicPr>
                        <pic:cNvPr id="0" name="image15.png"/>
                        <pic:cNvPicPr preferRelativeResize="0"/>
                      </pic:nvPicPr>
                      <pic:blipFill>
                        <a:blip r:embed="rId4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00000"/>
          <w:sz w:val="20"/>
          <w:szCs w:val="20"/>
        </w:rPr>
      </w:pPr>
      <w:sdt>
        <w:sdtPr>
          <w:tag w:val="goog_rdk_22"/>
        </w:sdtPr>
        <w:sdtContent>
          <w:commentRangeStart w:id="20"/>
        </w:sdtContent>
      </w:sdt>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Algunos de los protocolos más usuales en la producción pecuaria son los de bioseguridad, vacunación, limpieza y desinfección, manejo de residuos, control de vectores, entre otros. Veamos algunos protocolos que son utilizados en las unidades productivas:</w:t>
      </w:r>
    </w:p>
    <w:p w:rsidR="00000000" w:rsidDel="00000000" w:rsidP="00000000" w:rsidRDefault="00000000" w:rsidRPr="00000000" w14:paraId="000001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5425400" cy="745400"/>
                <wp:effectExtent b="0" l="0" r="0" t="0"/>
                <wp:wrapNone/>
                <wp:docPr id="165" name=""/>
                <a:graphic>
                  <a:graphicData uri="http://schemas.microsoft.com/office/word/2010/wordprocessingShape">
                    <wps:wsp>
                      <wps:cNvSpPr/>
                      <wps:cNvPr id="12" name="Shape 1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DI_CF001_4.2_Protocolos_utilizados_en_unidades_productivas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5425400" cy="745400"/>
                <wp:effectExtent b="0" l="0" r="0" t="0"/>
                <wp:wrapNone/>
                <wp:docPr id="165"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8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w:t>
      </w:r>
      <w:sdt>
        <w:sdtPr>
          <w:tag w:val="goog_rdk_23"/>
        </w:sdtPr>
        <w:sdtContent>
          <w:commentRangeStart w:id="21"/>
        </w:sdtContent>
      </w:sdt>
      <w:r w:rsidDel="00000000" w:rsidR="00000000" w:rsidRPr="00000000">
        <w:rPr>
          <w:b w:val="1"/>
          <w:color w:val="000000"/>
          <w:sz w:val="20"/>
          <w:szCs w:val="20"/>
          <w:rtl w:val="0"/>
        </w:rPr>
        <w:t xml:space="preserve">Recursos para implementación BPG</w:t>
      </w:r>
    </w:p>
    <w:p w:rsidR="00000000" w:rsidDel="00000000" w:rsidP="00000000" w:rsidRDefault="00000000" w:rsidRPr="00000000" w14:paraId="00000192">
      <w:pPr>
        <w:pBdr>
          <w:top w:space="0" w:sz="0" w:val="nil"/>
          <w:left w:space="0" w:sz="0" w:val="nil"/>
          <w:bottom w:space="0" w:sz="0" w:val="nil"/>
          <w:right w:space="0" w:sz="0" w:val="nil"/>
          <w:between w:space="0" w:sz="0" w:val="nil"/>
        </w:pBdr>
        <w:rPr>
          <w:b w:val="1"/>
          <w:color w:val="000000"/>
          <w:sz w:val="20"/>
          <w:szCs w:val="20"/>
        </w:rPr>
      </w:pPr>
      <w:sdt>
        <w:sdtPr>
          <w:tag w:val="goog_rdk_24"/>
        </w:sdtPr>
        <w:sdtContent>
          <w:commentRangeStart w:id="2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1495425</wp:posOffset>
            </wp:positionH>
            <wp:positionV relativeFrom="paragraph">
              <wp:posOffset>139065</wp:posOffset>
            </wp:positionV>
            <wp:extent cx="3105150" cy="3105150"/>
            <wp:effectExtent b="0" l="0" r="0" t="0"/>
            <wp:wrapSquare wrapText="bothSides" distB="0" distT="0" distL="114300" distR="114300"/>
            <wp:docPr id="19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105150" cy="3105150"/>
                    </a:xfrm>
                    <a:prstGeom prst="rect"/>
                    <a:ln/>
                  </pic:spPr>
                </pic:pic>
              </a:graphicData>
            </a:graphic>
          </wp:anchor>
        </w:drawing>
      </w:r>
    </w:p>
    <w:p w:rsidR="00000000" w:rsidDel="00000000" w:rsidP="00000000" w:rsidRDefault="00000000" w:rsidRPr="00000000" w14:paraId="00000193">
      <w:pPr>
        <w:spacing w:after="160" w:line="259" w:lineRule="auto"/>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94">
      <w:pPr>
        <w:spacing w:after="160" w:line="259" w:lineRule="auto"/>
        <w:rPr>
          <w:sz w:val="20"/>
          <w:szCs w:val="20"/>
        </w:rPr>
      </w:pPr>
      <w:r w:rsidDel="00000000" w:rsidR="00000000" w:rsidRPr="00000000">
        <w:rPr>
          <w:rtl w:val="0"/>
        </w:rPr>
      </w:r>
    </w:p>
    <w:p w:rsidR="00000000" w:rsidDel="00000000" w:rsidP="00000000" w:rsidRDefault="00000000" w:rsidRPr="00000000" w14:paraId="00000195">
      <w:pPr>
        <w:spacing w:after="160" w:line="259" w:lineRule="auto"/>
        <w:rPr>
          <w:sz w:val="20"/>
          <w:szCs w:val="20"/>
        </w:rPr>
      </w:pPr>
      <w:r w:rsidDel="00000000" w:rsidR="00000000" w:rsidRPr="00000000">
        <w:rPr>
          <w:rtl w:val="0"/>
        </w:rPr>
      </w:r>
    </w:p>
    <w:p w:rsidR="00000000" w:rsidDel="00000000" w:rsidP="00000000" w:rsidRDefault="00000000" w:rsidRPr="00000000" w14:paraId="00000196">
      <w:pPr>
        <w:spacing w:after="160" w:line="259" w:lineRule="auto"/>
        <w:rPr>
          <w:sz w:val="20"/>
          <w:szCs w:val="20"/>
        </w:rPr>
      </w:pPr>
      <w:r w:rsidDel="00000000" w:rsidR="00000000" w:rsidRPr="00000000">
        <w:rPr>
          <w:rtl w:val="0"/>
        </w:rPr>
      </w:r>
    </w:p>
    <w:p w:rsidR="00000000" w:rsidDel="00000000" w:rsidP="00000000" w:rsidRDefault="00000000" w:rsidRPr="00000000" w14:paraId="00000197">
      <w:pPr>
        <w:spacing w:after="160" w:line="259" w:lineRule="auto"/>
        <w:rPr>
          <w:sz w:val="20"/>
          <w:szCs w:val="20"/>
        </w:rPr>
      </w:pPr>
      <w:r w:rsidDel="00000000" w:rsidR="00000000" w:rsidRPr="00000000">
        <w:rPr>
          <w:rtl w:val="0"/>
        </w:rPr>
      </w:r>
    </w:p>
    <w:p w:rsidR="00000000" w:rsidDel="00000000" w:rsidP="00000000" w:rsidRDefault="00000000" w:rsidRPr="00000000" w14:paraId="00000198">
      <w:pPr>
        <w:spacing w:after="160" w:line="259" w:lineRule="auto"/>
        <w:rPr>
          <w:sz w:val="20"/>
          <w:szCs w:val="20"/>
        </w:rPr>
      </w:pPr>
      <w:r w:rsidDel="00000000" w:rsidR="00000000" w:rsidRPr="00000000">
        <w:rPr>
          <w:rtl w:val="0"/>
        </w:rPr>
      </w:r>
    </w:p>
    <w:p w:rsidR="00000000" w:rsidDel="00000000" w:rsidP="00000000" w:rsidRDefault="00000000" w:rsidRPr="00000000" w14:paraId="00000199">
      <w:pPr>
        <w:spacing w:after="160" w:line="259" w:lineRule="auto"/>
        <w:rPr>
          <w:sz w:val="20"/>
          <w:szCs w:val="20"/>
        </w:rPr>
      </w:pPr>
      <w:r w:rsidDel="00000000" w:rsidR="00000000" w:rsidRPr="00000000">
        <w:rPr>
          <w:rtl w:val="0"/>
        </w:rPr>
      </w:r>
    </w:p>
    <w:p w:rsidR="00000000" w:rsidDel="00000000" w:rsidP="00000000" w:rsidRDefault="00000000" w:rsidRPr="00000000" w14:paraId="0000019A">
      <w:pPr>
        <w:spacing w:after="160" w:line="259" w:lineRule="auto"/>
        <w:rPr>
          <w:sz w:val="20"/>
          <w:szCs w:val="20"/>
        </w:rPr>
      </w:pPr>
      <w:r w:rsidDel="00000000" w:rsidR="00000000" w:rsidRPr="00000000">
        <w:rPr>
          <w:rtl w:val="0"/>
        </w:rPr>
      </w:r>
    </w:p>
    <w:p w:rsidR="00000000" w:rsidDel="00000000" w:rsidP="00000000" w:rsidRDefault="00000000" w:rsidRPr="00000000" w14:paraId="0000019B">
      <w:pPr>
        <w:spacing w:after="160" w:line="259" w:lineRule="auto"/>
        <w:rPr>
          <w:sz w:val="20"/>
          <w:szCs w:val="20"/>
        </w:rPr>
      </w:pPr>
      <w:r w:rsidDel="00000000" w:rsidR="00000000" w:rsidRPr="00000000">
        <w:rPr>
          <w:rtl w:val="0"/>
        </w:rPr>
      </w:r>
    </w:p>
    <w:p w:rsidR="00000000" w:rsidDel="00000000" w:rsidP="00000000" w:rsidRDefault="00000000" w:rsidRPr="00000000" w14:paraId="0000019C">
      <w:pPr>
        <w:spacing w:after="160" w:line="259" w:lineRule="auto"/>
        <w:rPr>
          <w:sz w:val="20"/>
          <w:szCs w:val="20"/>
        </w:rPr>
      </w:pPr>
      <w:r w:rsidDel="00000000" w:rsidR="00000000" w:rsidRPr="00000000">
        <w:rPr>
          <w:rtl w:val="0"/>
        </w:rPr>
      </w:r>
    </w:p>
    <w:p w:rsidR="00000000" w:rsidDel="00000000" w:rsidP="00000000" w:rsidRDefault="00000000" w:rsidRPr="00000000" w14:paraId="0000019D">
      <w:pPr>
        <w:spacing w:after="160" w:line="259" w:lineRule="auto"/>
        <w:rPr>
          <w:sz w:val="20"/>
          <w:szCs w:val="20"/>
        </w:rPr>
      </w:pPr>
      <w:r w:rsidDel="00000000" w:rsidR="00000000" w:rsidRPr="00000000">
        <w:rPr>
          <w:rtl w:val="0"/>
        </w:rPr>
      </w:r>
    </w:p>
    <w:p w:rsidR="00000000" w:rsidDel="00000000" w:rsidP="00000000" w:rsidRDefault="00000000" w:rsidRPr="00000000" w14:paraId="0000019E">
      <w:pPr>
        <w:spacing w:after="160" w:line="259" w:lineRule="auto"/>
        <w:rPr>
          <w:sz w:val="20"/>
          <w:szCs w:val="20"/>
        </w:rPr>
      </w:pPr>
      <w:r w:rsidDel="00000000" w:rsidR="00000000" w:rsidRPr="00000000">
        <w:rPr>
          <w:rtl w:val="0"/>
        </w:rPr>
      </w:r>
    </w:p>
    <w:p w:rsidR="00000000" w:rsidDel="00000000" w:rsidP="00000000" w:rsidRDefault="00000000" w:rsidRPr="00000000" w14:paraId="0000019F">
      <w:pPr>
        <w:spacing w:after="160" w:line="259" w:lineRule="auto"/>
        <w:jc w:val="both"/>
        <w:rPr>
          <w:sz w:val="20"/>
          <w:szCs w:val="20"/>
        </w:rPr>
      </w:pPr>
      <w:r w:rsidDel="00000000" w:rsidR="00000000" w:rsidRPr="00000000">
        <w:rPr>
          <w:sz w:val="20"/>
          <w:szCs w:val="20"/>
          <w:rtl w:val="0"/>
        </w:rPr>
        <w:t xml:space="preserve">Las Buenas Prácticas Ganaderas (BPG) son un conjunto de actividades que se aplican a lo largo de la cadena productiva bovina (producción, transformación, consumidor final) y permiten que la empresa ganadera sea organizada y sostenible tanto en el aspecto económico como en el ambiental. Lo anterior, permite que se brinde al consumidor productos inocuos y de buena calidad. Estas actividades se pueden aplicar a los diferentes tipos de producción ganadera: lechería, ganado de carne y de doble propósito.</w:t>
      </w:r>
    </w:p>
    <w:p w:rsidR="00000000" w:rsidDel="00000000" w:rsidP="00000000" w:rsidRDefault="00000000" w:rsidRPr="00000000" w14:paraId="000001A0">
      <w:pPr>
        <w:spacing w:after="160" w:line="259" w:lineRule="auto"/>
        <w:jc w:val="both"/>
        <w:rPr>
          <w:sz w:val="20"/>
          <w:szCs w:val="20"/>
        </w:rPr>
      </w:pPr>
      <w:r w:rsidDel="00000000" w:rsidR="00000000" w:rsidRPr="00000000">
        <w:rPr>
          <w:sz w:val="20"/>
          <w:szCs w:val="20"/>
          <w:rtl w:val="0"/>
        </w:rPr>
        <w:t xml:space="preserve">Las normas que se crearon para el establecimiento de las BPG, buscan reducir el impacto negativo que tienen las prácticas pecuarias sobre el medio ambiente, minimizar los riesgos de contaminación físico-químicos y biológicos de los productos pecuarios, brindando al consumidor, un alimento inocuo, mejorar el bienestar animal y la calidad de vida de los trabajadores pecuarios.</w:t>
      </w:r>
    </w:p>
    <w:p w:rsidR="00000000" w:rsidDel="00000000" w:rsidP="00000000" w:rsidRDefault="00000000" w:rsidRPr="00000000" w14:paraId="000001A1">
      <w:pPr>
        <w:spacing w:after="160" w:line="259" w:lineRule="auto"/>
        <w:rPr>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b w:val="1"/>
          <w:color w:val="000000"/>
          <w:sz w:val="20"/>
          <w:szCs w:val="20"/>
        </w:rPr>
      </w:pPr>
      <w:sdt>
        <w:sdtPr>
          <w:tag w:val="goog_rdk_25"/>
        </w:sdtPr>
        <w:sdtContent>
          <w:commentRangeStart w:id="23"/>
        </w:sdtContent>
      </w:sdt>
      <w:r w:rsidDel="00000000" w:rsidR="00000000" w:rsidRPr="00000000">
        <w:rPr>
          <w:sz w:val="20"/>
          <w:szCs w:val="20"/>
          <w:rtl w:val="0"/>
        </w:rPr>
        <w:t xml:space="preserve">Para lograr el establecimiento de las BPG, hay que tener registro de todas las actividades que se ejecutan en la ganadería como por ejemplo desparasitaciones, baños, palpaciones, vacunaciones, entre otros.</w:t>
      </w:r>
      <w:r w:rsidDel="00000000" w:rsidR="00000000" w:rsidRPr="00000000">
        <w:rPr>
          <w:color w:val="333333"/>
          <w:sz w:val="20"/>
          <w:szCs w:val="20"/>
          <w:rtl w:val="0"/>
        </w:rPr>
        <w:br w:type="textWrapping"/>
      </w:r>
      <w:commentRangeEnd w:id="23"/>
      <w:r w:rsidDel="00000000" w:rsidR="00000000" w:rsidRPr="00000000">
        <w:commentReference w:id="23"/>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5.1 Clasificación</w:t>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5">
      <w:pPr>
        <w:spacing w:after="160" w:line="259" w:lineRule="auto"/>
        <w:jc w:val="both"/>
        <w:rPr>
          <w:sz w:val="20"/>
          <w:szCs w:val="20"/>
        </w:rPr>
      </w:pPr>
      <w:r w:rsidDel="00000000" w:rsidR="00000000" w:rsidRPr="00000000">
        <w:rPr>
          <w:sz w:val="20"/>
          <w:szCs w:val="20"/>
          <w:rtl w:val="0"/>
        </w:rPr>
        <w:t xml:space="preserve">Las buenas prácticas ganaderas BPG se pueden clasificar en las siguientes: </w:t>
      </w:r>
    </w:p>
    <w:p w:rsidR="00000000" w:rsidDel="00000000" w:rsidP="00000000" w:rsidRDefault="00000000" w:rsidRPr="00000000" w14:paraId="000001A6">
      <w:pPr>
        <w:numPr>
          <w:ilvl w:val="0"/>
          <w:numId w:val="2"/>
        </w:numPr>
        <w:spacing w:after="0" w:line="259" w:lineRule="auto"/>
        <w:ind w:left="720" w:hanging="360"/>
        <w:jc w:val="both"/>
        <w:rPr>
          <w:sz w:val="20"/>
          <w:szCs w:val="20"/>
          <w:highlight w:val="lightGray"/>
        </w:rPr>
      </w:pPr>
      <w:sdt>
        <w:sdtPr>
          <w:tag w:val="goog_rdk_26"/>
        </w:sdtPr>
        <w:sdtContent>
          <w:commentRangeStart w:id="24"/>
        </w:sdtContent>
      </w:sdt>
      <w:r w:rsidDel="00000000" w:rsidR="00000000" w:rsidRPr="00000000">
        <w:rPr>
          <w:i w:val="1"/>
          <w:sz w:val="20"/>
          <w:szCs w:val="20"/>
          <w:highlight w:val="lightGray"/>
          <w:u w:val="single"/>
          <w:rtl w:val="0"/>
        </w:rPr>
        <w:t xml:space="preserve">Buenas Prácticas Ganaderas aplicadas a la Producción de Leche:</w:t>
      </w:r>
      <w:r w:rsidDel="00000000" w:rsidR="00000000" w:rsidRPr="00000000">
        <w:rPr>
          <w:sz w:val="20"/>
          <w:szCs w:val="20"/>
          <w:highlight w:val="lightGray"/>
          <w:rtl w:val="0"/>
        </w:rPr>
        <w:t xml:space="preserve"> Su principal objetivo es la producción de leche inocua y de calidad y se implementan en los procesos de producción, ordeño y conservación de la leche en las producciones ganaderas. Normativamente, están reglamentadas por el Decreto 616 del 2006, expedido por el Ministerio de Protección Social y el Ministerio de Agricultura y Desarrollo Rural y por la Resolución 3585 del 2008 del Instituto Colombiano Agropecuario ICA. </w:t>
      </w:r>
    </w:p>
    <w:p w:rsidR="00000000" w:rsidDel="00000000" w:rsidP="00000000" w:rsidRDefault="00000000" w:rsidRPr="00000000" w14:paraId="000001A7">
      <w:pPr>
        <w:spacing w:after="0" w:line="259" w:lineRule="auto"/>
        <w:ind w:left="720" w:firstLine="0"/>
        <w:jc w:val="both"/>
        <w:rPr>
          <w:sz w:val="20"/>
          <w:szCs w:val="20"/>
          <w:highlight w:val="lightGray"/>
        </w:rPr>
      </w:pPr>
      <w:r w:rsidDel="00000000" w:rsidR="00000000" w:rsidRPr="00000000">
        <w:rPr>
          <w:rtl w:val="0"/>
        </w:rPr>
      </w:r>
    </w:p>
    <w:p w:rsidR="00000000" w:rsidDel="00000000" w:rsidP="00000000" w:rsidRDefault="00000000" w:rsidRPr="00000000" w14:paraId="000001A8">
      <w:pPr>
        <w:numPr>
          <w:ilvl w:val="0"/>
          <w:numId w:val="2"/>
        </w:numPr>
        <w:spacing w:after="160" w:line="259" w:lineRule="auto"/>
        <w:ind w:left="720" w:hanging="360"/>
        <w:jc w:val="both"/>
        <w:rPr>
          <w:i w:val="1"/>
          <w:sz w:val="20"/>
          <w:szCs w:val="20"/>
          <w:highlight w:val="lightGray"/>
          <w:u w:val="single"/>
        </w:rPr>
      </w:pPr>
      <w:r w:rsidDel="00000000" w:rsidR="00000000" w:rsidRPr="00000000">
        <w:rPr>
          <w:i w:val="1"/>
          <w:sz w:val="20"/>
          <w:szCs w:val="20"/>
          <w:highlight w:val="lightGray"/>
          <w:u w:val="single"/>
          <w:rtl w:val="0"/>
        </w:rPr>
        <w:t xml:space="preserve">Buenas Prácticas Ganaderas en la producción de carne: </w:t>
      </w:r>
      <w:r w:rsidDel="00000000" w:rsidR="00000000" w:rsidRPr="00000000">
        <w:rPr>
          <w:sz w:val="20"/>
          <w:szCs w:val="20"/>
          <w:highlight w:val="lightGray"/>
          <w:rtl w:val="0"/>
        </w:rPr>
        <w:t xml:space="preserve">Casi igual que en el ítem anterior, las BPG en la producción de carne están enfocadas en la producción de carne inocua y que no represente riesgo alguno en el consumidor final. Normativamente, se encuentran enmarcadas en la Resolución 068167, expedida por el ICA y cuya función es establecer los requisitos para obtener la certificación en BPG en la producción de carne de bovinos y/o bufalinos.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1AA">
      <w:pPr>
        <w:spacing w:after="160" w:line="259" w:lineRule="auto"/>
        <w:jc w:val="both"/>
        <w:rPr>
          <w:sz w:val="20"/>
          <w:szCs w:val="20"/>
        </w:rPr>
      </w:pPr>
      <w:r w:rsidDel="00000000" w:rsidR="00000000" w:rsidRPr="00000000">
        <w:rPr>
          <w:sz w:val="20"/>
          <w:szCs w:val="20"/>
          <w:rtl w:val="0"/>
        </w:rPr>
        <w:t xml:space="preserve">Vale la pena resaltar que, aunque cada una de estas BPG se dedica específicamente a la producción ya sea de carne o de leche, los principales aspectos a cumplir en ambas están enmarcados en los siguientes ítems:</w:t>
      </w:r>
    </w:p>
    <w:p w:rsidR="00000000" w:rsidDel="00000000" w:rsidP="00000000" w:rsidRDefault="00000000" w:rsidRPr="00000000" w14:paraId="000001AB">
      <w:pPr>
        <w:spacing w:after="160" w:line="259"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5425400" cy="745400"/>
                <wp:effectExtent b="0" l="0" r="0" t="0"/>
                <wp:wrapNone/>
                <wp:docPr id="166" name=""/>
                <a:graphic>
                  <a:graphicData uri="http://schemas.microsoft.com/office/word/2010/wordprocessingShape">
                    <wps:wsp>
                      <wps:cNvSpPr/>
                      <wps:cNvPr id="13" name="Shape 1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DI_CF001_5.1_Aspectos_de_las_BPG (imagen)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5425400" cy="745400"/>
                <wp:effectExtent b="0" l="0" r="0" t="0"/>
                <wp:wrapNone/>
                <wp:docPr id="166"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A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b w:val="1"/>
          <w:color w:val="000000"/>
          <w:sz w:val="20"/>
          <w:szCs w:val="20"/>
        </w:rPr>
      </w:pPr>
      <w:sdt>
        <w:sdtPr>
          <w:tag w:val="goog_rdk_27"/>
        </w:sdtPr>
        <w:sdtContent>
          <w:commentRangeStart w:id="25"/>
        </w:sdtContent>
      </w:sdt>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b w:val="1"/>
          <w:color w:val="000000"/>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5.2 Tipos, uso manejo BPG</w:t>
      </w:r>
    </w:p>
    <w:p w:rsidR="00000000" w:rsidDel="00000000" w:rsidP="00000000" w:rsidRDefault="00000000" w:rsidRPr="00000000" w14:paraId="000001B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B4">
      <w:pPr>
        <w:spacing w:after="160" w:line="259" w:lineRule="auto"/>
        <w:jc w:val="both"/>
        <w:rPr>
          <w:sz w:val="20"/>
          <w:szCs w:val="20"/>
        </w:rPr>
      </w:pPr>
      <w:r w:rsidDel="00000000" w:rsidR="00000000" w:rsidRPr="00000000">
        <w:rPr>
          <w:sz w:val="20"/>
          <w:szCs w:val="20"/>
          <w:rtl w:val="0"/>
        </w:rPr>
        <w:t xml:space="preserve">El uso y manejo que se da a las BPG se encuentra enfocado en obtener un producto inocuo, mejorar la seguridad y salud en el trabajo, mitigar el impacto negativo que tienen las producciones ganaderas en el medio ambiente, mejorar la rentabilidad de la producción entre otros.</w:t>
      </w:r>
    </w:p>
    <w:p w:rsidR="00000000" w:rsidDel="00000000" w:rsidP="00000000" w:rsidRDefault="00000000" w:rsidRPr="00000000" w14:paraId="000001B5">
      <w:pPr>
        <w:spacing w:after="160" w:line="259" w:lineRule="auto"/>
        <w:jc w:val="both"/>
        <w:rPr>
          <w:sz w:val="20"/>
          <w:szCs w:val="20"/>
        </w:rPr>
      </w:pPr>
      <w:r w:rsidDel="00000000" w:rsidR="00000000" w:rsidRPr="00000000">
        <w:rPr>
          <w:sz w:val="20"/>
          <w:szCs w:val="20"/>
          <w:rtl w:val="0"/>
        </w:rPr>
        <w:t xml:space="preserve">Para lograr un exitoso uso y manejo de las BPG, es necesario establecer los protocolos para las actividades que lo requieran y realizar el adecuado manejo de los registros, labores que van a permitir tomar decisiones a tiempo y establecer las medidas correctivas necesarias para el mejoramiento de la productividad de la empresa ganadera.</w:t>
      </w:r>
    </w:p>
    <w:p w:rsidR="00000000" w:rsidDel="00000000" w:rsidP="00000000" w:rsidRDefault="00000000" w:rsidRPr="00000000" w14:paraId="000001B6">
      <w:pPr>
        <w:shd w:fill="ffffff" w:val="clear"/>
        <w:spacing w:line="240" w:lineRule="auto"/>
        <w:jc w:val="both"/>
        <w:rPr>
          <w:sz w:val="20"/>
          <w:szCs w:val="20"/>
        </w:rPr>
      </w:pPr>
      <w:r w:rsidDel="00000000" w:rsidR="00000000" w:rsidRPr="00000000">
        <w:rPr>
          <w:sz w:val="20"/>
          <w:szCs w:val="20"/>
          <w:rtl w:val="0"/>
        </w:rPr>
        <w:t xml:space="preserve">Ya conociendo lo anterior, es importante conocer cada uno de los componentes que se deben tener en cuenta en el uso y manejo de las BPG, veamos sus descripciones:</w:t>
      </w:r>
    </w:p>
    <w:p w:rsidR="00000000" w:rsidDel="00000000" w:rsidP="00000000" w:rsidRDefault="00000000" w:rsidRPr="00000000" w14:paraId="000001B7">
      <w:pPr>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1B8">
      <w:pPr>
        <w:shd w:fill="ffffff" w:val="clea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67" name=""/>
                <a:graphic>
                  <a:graphicData uri="http://schemas.microsoft.com/office/word/2010/wordprocessingShape">
                    <wps:wsp>
                      <wps:cNvSpPr/>
                      <wps:cNvPr id="14" name="Shape 1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 a Paso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DI_CF001_5.2_Componentes_en _el_uso _de_las_BPG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167" name="image12.png"/>
                <a:graphic>
                  <a:graphicData uri="http://schemas.openxmlformats.org/drawingml/2006/picture">
                    <pic:pic>
                      <pic:nvPicPr>
                        <pic:cNvPr id="0" name="image12.png"/>
                        <pic:cNvPicPr preferRelativeResize="0"/>
                      </pic:nvPicPr>
                      <pic:blipFill>
                        <a:blip r:embed="rId4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B9">
      <w:pPr>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center"/>
        <w:rPr>
          <w:b w:val="1"/>
          <w:color w:val="000000"/>
          <w:sz w:val="20"/>
          <w:szCs w:val="20"/>
        </w:rPr>
      </w:pPr>
      <w:sdt>
        <w:sdtPr>
          <w:tag w:val="goog_rdk_28"/>
        </w:sdtPr>
        <w:sdtContent>
          <w:commentRangeStart w:id="26"/>
        </w:sdtContent>
      </w:sdt>
      <w:sdt>
        <w:sdtPr>
          <w:tag w:val="goog_rdk_29"/>
        </w:sdtPr>
        <w:sdtContent>
          <w:commentRangeStart w:id="27"/>
        </w:sdtContent>
      </w:sdt>
      <w:r w:rsidDel="00000000" w:rsidR="00000000" w:rsidRPr="00000000">
        <w:rPr>
          <w:b w:val="1"/>
          <w:color w:val="000000"/>
          <w:sz w:val="20"/>
          <w:szCs w:val="20"/>
        </w:rPr>
        <w:drawing>
          <wp:inline distB="0" distT="0" distL="0" distR="0">
            <wp:extent cx="4246611" cy="3263724"/>
            <wp:effectExtent b="0" l="0" r="0" t="0"/>
            <wp:docPr id="206"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4246611" cy="3263724"/>
                    </a:xfrm>
                    <a:prstGeom prst="rect"/>
                    <a:ln/>
                  </pic:spPr>
                </pic:pic>
              </a:graphicData>
            </a:graphic>
          </wp:inline>
        </w:drawing>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6. Diagnóstico de aplicación de buenas prácticas ganaderas en el predio </w:t>
      </w:r>
    </w:p>
    <w:p w:rsidR="00000000" w:rsidDel="00000000" w:rsidP="00000000" w:rsidRDefault="00000000" w:rsidRPr="00000000" w14:paraId="000001C5">
      <w:pPr>
        <w:pBdr>
          <w:top w:space="0" w:sz="0" w:val="nil"/>
          <w:left w:space="0" w:sz="0" w:val="nil"/>
          <w:bottom w:space="0" w:sz="0" w:val="nil"/>
          <w:right w:space="0" w:sz="0" w:val="nil"/>
          <w:between w:space="0" w:sz="0" w:val="nil"/>
        </w:pBdr>
        <w:rPr>
          <w:b w:val="1"/>
          <w:color w:val="000000"/>
          <w:sz w:val="20"/>
          <w:szCs w:val="20"/>
        </w:rPr>
      </w:pPr>
      <w:sdt>
        <w:sdtPr>
          <w:tag w:val="goog_rdk_30"/>
        </w:sdtPr>
        <w:sdtContent>
          <w:commentRangeStart w:id="28"/>
        </w:sdtContent>
      </w:sdt>
      <w:r w:rsidDel="00000000" w:rsidR="00000000" w:rsidRPr="00000000">
        <w:rPr>
          <w:rtl w:val="0"/>
        </w:rPr>
      </w:r>
    </w:p>
    <w:p w:rsidR="00000000" w:rsidDel="00000000" w:rsidP="00000000" w:rsidRDefault="00000000" w:rsidRPr="00000000" w14:paraId="000001C6">
      <w:pPr>
        <w:spacing w:after="160" w:line="259" w:lineRule="auto"/>
        <w:rPr>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1504950</wp:posOffset>
            </wp:positionH>
            <wp:positionV relativeFrom="paragraph">
              <wp:posOffset>19050</wp:posOffset>
            </wp:positionV>
            <wp:extent cx="3162300" cy="1787387"/>
            <wp:effectExtent b="0" l="0" r="0" t="0"/>
            <wp:wrapSquare wrapText="bothSides" distB="0" distT="0" distL="114300" distR="114300"/>
            <wp:docPr id="200"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3162300" cy="1787387"/>
                    </a:xfrm>
                    <a:prstGeom prst="rect"/>
                    <a:ln/>
                  </pic:spPr>
                </pic:pic>
              </a:graphicData>
            </a:graphic>
          </wp:anchor>
        </w:drawing>
      </w:r>
    </w:p>
    <w:p w:rsidR="00000000" w:rsidDel="00000000" w:rsidP="00000000" w:rsidRDefault="00000000" w:rsidRPr="00000000" w14:paraId="000001C7">
      <w:pPr>
        <w:spacing w:after="160" w:line="259" w:lineRule="auto"/>
        <w:rPr>
          <w:sz w:val="20"/>
          <w:szCs w:val="20"/>
        </w:rPr>
      </w:pPr>
      <w:r w:rsidDel="00000000" w:rsidR="00000000" w:rsidRPr="00000000">
        <w:rPr>
          <w:rtl w:val="0"/>
        </w:rPr>
      </w:r>
    </w:p>
    <w:p w:rsidR="00000000" w:rsidDel="00000000" w:rsidP="00000000" w:rsidRDefault="00000000" w:rsidRPr="00000000" w14:paraId="000001C8">
      <w:pPr>
        <w:spacing w:after="160" w:line="259" w:lineRule="auto"/>
        <w:rPr>
          <w:sz w:val="20"/>
          <w:szCs w:val="20"/>
        </w:rPr>
      </w:pPr>
      <w:r w:rsidDel="00000000" w:rsidR="00000000" w:rsidRPr="00000000">
        <w:rPr>
          <w:rtl w:val="0"/>
        </w:rPr>
      </w:r>
    </w:p>
    <w:p w:rsidR="00000000" w:rsidDel="00000000" w:rsidP="00000000" w:rsidRDefault="00000000" w:rsidRPr="00000000" w14:paraId="000001C9">
      <w:pPr>
        <w:spacing w:after="160" w:line="259" w:lineRule="auto"/>
        <w:rPr>
          <w:sz w:val="20"/>
          <w:szCs w:val="20"/>
        </w:rPr>
      </w:pPr>
      <w:r w:rsidDel="00000000" w:rsidR="00000000" w:rsidRPr="00000000">
        <w:rPr>
          <w:rtl w:val="0"/>
        </w:rPr>
      </w:r>
    </w:p>
    <w:p w:rsidR="00000000" w:rsidDel="00000000" w:rsidP="00000000" w:rsidRDefault="00000000" w:rsidRPr="00000000" w14:paraId="000001CA">
      <w:pPr>
        <w:spacing w:after="160" w:line="259" w:lineRule="auto"/>
        <w:rPr>
          <w:sz w:val="20"/>
          <w:szCs w:val="20"/>
        </w:rPr>
      </w:pPr>
      <w:r w:rsidDel="00000000" w:rsidR="00000000" w:rsidRPr="00000000">
        <w:rPr>
          <w:rtl w:val="0"/>
        </w:rPr>
      </w:r>
    </w:p>
    <w:p w:rsidR="00000000" w:rsidDel="00000000" w:rsidP="00000000" w:rsidRDefault="00000000" w:rsidRPr="00000000" w14:paraId="000001CB">
      <w:pPr>
        <w:spacing w:after="160" w:line="259" w:lineRule="auto"/>
        <w:rPr>
          <w:sz w:val="20"/>
          <w:szCs w:val="20"/>
        </w:rPr>
      </w:pPr>
      <w:r w:rsidDel="00000000" w:rsidR="00000000" w:rsidRPr="00000000">
        <w:rPr>
          <w:rtl w:val="0"/>
        </w:rPr>
      </w:r>
    </w:p>
    <w:p w:rsidR="00000000" w:rsidDel="00000000" w:rsidP="00000000" w:rsidRDefault="00000000" w:rsidRPr="00000000" w14:paraId="000001CC">
      <w:pPr>
        <w:spacing w:after="160" w:line="259" w:lineRule="auto"/>
        <w:rPr>
          <w:sz w:val="20"/>
          <w:szCs w:val="20"/>
        </w:rPr>
      </w:pPr>
      <w:r w:rsidDel="00000000" w:rsidR="00000000" w:rsidRPr="00000000">
        <w:rPr>
          <w:rtl w:val="0"/>
        </w:rPr>
      </w:r>
    </w:p>
    <w:p w:rsidR="00000000" w:rsidDel="00000000" w:rsidP="00000000" w:rsidRDefault="00000000" w:rsidRPr="00000000" w14:paraId="000001CD">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1CE">
      <w:pPr>
        <w:spacing w:after="160" w:line="259" w:lineRule="auto"/>
        <w:jc w:val="both"/>
        <w:rPr>
          <w:sz w:val="20"/>
          <w:szCs w:val="20"/>
        </w:rPr>
      </w:pPr>
      <w:r w:rsidDel="00000000" w:rsidR="00000000" w:rsidRPr="00000000">
        <w:rPr>
          <w:sz w:val="20"/>
          <w:szCs w:val="20"/>
          <w:rtl w:val="0"/>
        </w:rPr>
        <w:t xml:space="preserve">La implementación de las Buenas Prácticas Ganaderas, parte del interés que tenga el productor en tener una empresa sostenible, con un aumento de su productividad, amigable con el medio ambiente, que preserve la integridad física y emocional de sus trabajadores, una producción que brinde un trato digno a sus animales, que en la comunidad genere impacte positivamente, y por supuesto, que su producto final (carne y/o leche) sea inocuo y de buena calidad y de esta manera tengan gran aceptación en el mercado, asegurando el proceso de comercialización y la rentabilidad de la empresa ganadera.</w:t>
      </w:r>
    </w:p>
    <w:p w:rsidR="00000000" w:rsidDel="00000000" w:rsidP="00000000" w:rsidRDefault="00000000" w:rsidRPr="00000000" w14:paraId="000001CF">
      <w:pPr>
        <w:spacing w:after="160" w:line="259" w:lineRule="auto"/>
        <w:jc w:val="both"/>
        <w:rPr>
          <w:sz w:val="20"/>
          <w:szCs w:val="20"/>
        </w:rPr>
      </w:pPr>
      <w:r w:rsidDel="00000000" w:rsidR="00000000" w:rsidRPr="00000000">
        <w:rPr>
          <w:sz w:val="20"/>
          <w:szCs w:val="20"/>
          <w:rtl w:val="0"/>
        </w:rPr>
        <w:t xml:space="preserve">Para la realización del diagnóstico de aplicación de las BPG en el predio se deben tener en cuenta algunos aspectos importantes que van a permitir obtener una “fotografía” de las condiciones reales de la producción como por ejemplo mostrar el manejo que se les da a los animales, las condiciones en que los trabajadores desarrollan sus labores y los riesgos a los que están expuestos. A continuación, es necesario revisar la normatividad vigente de las BPG, establecida por el Instituto Colombiano Agropecuario ICA y finalmente aplicar la lista de chequeo de “predios productores de leche con destino al consumo humano:</w:t>
      </w:r>
    </w:p>
    <w:p w:rsidR="00000000" w:rsidDel="00000000" w:rsidP="00000000" w:rsidRDefault="00000000" w:rsidRPr="00000000" w14:paraId="000001D0">
      <w:pPr>
        <w:spacing w:after="160" w:line="259" w:lineRule="auto"/>
        <w:jc w:val="both"/>
        <w:rPr>
          <w:sz w:val="20"/>
          <w:szCs w:val="20"/>
        </w:rPr>
      </w:pPr>
      <w:r w:rsidDel="00000000" w:rsidR="00000000" w:rsidRPr="00000000">
        <w:rPr>
          <w:sz w:val="20"/>
          <w:szCs w:val="20"/>
          <w:rtl w:val="0"/>
        </w:rPr>
        <w:t xml:space="preserve">La selección de la lista dependerá de los productos que se generen en la finca ganadera, ya sea carne o leche. Esta lista de chequeo se aplica con el fin de encontrar carencias ante la normatividad e iniciar un plan que permita completar los aspectos faltantes para poder obtener la certificación. </w:t>
      </w:r>
    </w:p>
    <w:p w:rsidR="00000000" w:rsidDel="00000000" w:rsidP="00000000" w:rsidRDefault="00000000" w:rsidRPr="00000000" w14:paraId="000001D1">
      <w:pPr>
        <w:spacing w:after="160" w:line="259" w:lineRule="auto"/>
        <w:jc w:val="both"/>
        <w:rPr>
          <w:sz w:val="20"/>
          <w:szCs w:val="20"/>
        </w:rPr>
      </w:pPr>
      <w:r w:rsidDel="00000000" w:rsidR="00000000" w:rsidRPr="00000000">
        <w:rPr>
          <w:sz w:val="20"/>
          <w:szCs w:val="20"/>
          <w:rtl w:val="0"/>
        </w:rPr>
        <w:t xml:space="preserve">Se sugiere revisar las siguientes listas de chequeo para una mayor comprensión: </w:t>
      </w:r>
      <w:sdt>
        <w:sdtPr>
          <w:tag w:val="goog_rdk_31"/>
        </w:sdtPr>
        <w:sdtContent>
          <w:commentRangeStart w:id="29"/>
        </w:sdtContent>
      </w:sdt>
      <w:r w:rsidDel="00000000" w:rsidR="00000000" w:rsidRPr="00000000">
        <w:rPr>
          <w:rtl w:val="0"/>
        </w:rPr>
      </w:r>
    </w:p>
    <w:p w:rsidR="00000000" w:rsidDel="00000000" w:rsidP="00000000" w:rsidRDefault="00000000" w:rsidRPr="00000000" w14:paraId="000001D2">
      <w:pPr>
        <w:spacing w:after="160" w:line="259" w:lineRule="auto"/>
        <w:rPr>
          <w:sz w:val="20"/>
          <w:szCs w:val="20"/>
        </w:rPr>
      </w:pPr>
      <w:commentRangeEnd w:id="29"/>
      <w:r w:rsidDel="00000000" w:rsidR="00000000" w:rsidRPr="00000000">
        <w:commentReference w:id="2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12700</wp:posOffset>
                </wp:positionV>
                <wp:extent cx="5400675" cy="1743075"/>
                <wp:effectExtent b="0" l="0" r="0" t="0"/>
                <wp:wrapNone/>
                <wp:docPr id="168" name=""/>
                <a:graphic>
                  <a:graphicData uri="http://schemas.microsoft.com/office/word/2010/wordprocessingGroup">
                    <wpg:wgp>
                      <wpg:cNvGrpSpPr/>
                      <wpg:grpSpPr>
                        <a:xfrm>
                          <a:off x="2645663" y="2908463"/>
                          <a:ext cx="5400675" cy="1743075"/>
                          <a:chOff x="2645663" y="2908463"/>
                          <a:chExt cx="5400675" cy="1743075"/>
                        </a:xfrm>
                      </wpg:grpSpPr>
                      <wpg:grpSp>
                        <wpg:cNvGrpSpPr/>
                        <wpg:grpSpPr>
                          <a:xfrm>
                            <a:off x="2645663" y="2908463"/>
                            <a:ext cx="5400675" cy="1743075"/>
                            <a:chOff x="2645663" y="2908463"/>
                            <a:chExt cx="5400675" cy="1743075"/>
                          </a:xfrm>
                        </wpg:grpSpPr>
                        <wps:wsp>
                          <wps:cNvSpPr/>
                          <wps:cNvPr id="7" name="Shape 7"/>
                          <wps:spPr>
                            <a:xfrm>
                              <a:off x="2645663" y="2908463"/>
                              <a:ext cx="5400675"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663" y="2908463"/>
                              <a:ext cx="5400675" cy="1743075"/>
                              <a:chOff x="0" y="0"/>
                              <a:chExt cx="5400675" cy="1743075"/>
                            </a:xfrm>
                          </wpg:grpSpPr>
                          <wps:wsp>
                            <wps:cNvSpPr/>
                            <wps:cNvPr id="17" name="Shape 17"/>
                            <wps:spPr>
                              <a:xfrm>
                                <a:off x="0" y="0"/>
                                <a:ext cx="5400675"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2743200" cy="1743075"/>
                              </a:xfrm>
                              <a:prstGeom prst="roundRect">
                                <a:avLst>
                                  <a:gd fmla="val 16667" name="adj"/>
                                </a:avLst>
                              </a:prstGeom>
                              <a:solidFill>
                                <a:srgbClr val="8CB3E3"/>
                              </a:solidFill>
                              <a:ln>
                                <a:noFill/>
                              </a:ln>
                              <a:effectLst>
                                <a:outerShdw blurRad="107950" algn="ctr" dir="5400000" dist="12700">
                                  <a:srgbClr val="000000"/>
                                </a:outerShdw>
                              </a:effectLst>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Lista de chequeo para predios productores de leche con destino al consumo humano - Forma 3-852 V. 5: </w:t>
                                  </w:r>
                                  <w:r w:rsidDel="00000000" w:rsidR="00000000" w:rsidRPr="00000000">
                                    <w:rPr>
                                      <w:rFonts w:ascii="Arial" w:cs="Arial" w:eastAsia="Arial" w:hAnsi="Arial"/>
                                      <w:b w:val="0"/>
                                      <w:i w:val="0"/>
                                      <w:smallCaps w:val="0"/>
                                      <w:strike w:val="0"/>
                                      <w:color w:val="0000ff"/>
                                      <w:sz w:val="18"/>
                                      <w:u w:val="single"/>
                                      <w:vertAlign w:val="baseline"/>
                                    </w:rPr>
                                    <w:t xml:space="preserve">https://www.ica.gov.co/areas/pecuaria/servicios/inocuidad-en-las-cadenas-agroalimentarias/listado-de-predios-certificados-en-bpg/forma-3-852-lista-de-chequeo-de-predios-productore.aspx</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18"/>
                                      <w:u w:val="single"/>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19" name="Shape 19"/>
                            <wps:spPr>
                              <a:xfrm>
                                <a:off x="2905125" y="28575"/>
                                <a:ext cx="2495550" cy="1685924"/>
                              </a:xfrm>
                              <a:prstGeom prst="roundRect">
                                <a:avLst>
                                  <a:gd fmla="val 16667" name="adj"/>
                                </a:avLst>
                              </a:prstGeom>
                              <a:solidFill>
                                <a:srgbClr val="8CB3E3"/>
                              </a:solidFill>
                              <a:ln>
                                <a:noFill/>
                              </a:ln>
                              <a:effectLst>
                                <a:outerShdw blurRad="107950" algn="ctr" dir="5400000" dist="12700">
                                  <a:srgbClr val="000000"/>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Lista de chequeo para predios productores de carne de bovinos y/o bufalinos con destino al consumo humano - Forma 3-138 V. 4:</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ff"/>
                                      <w:sz w:val="18"/>
                                      <w:u w:val="single"/>
                                      <w:vertAlign w:val="baseline"/>
                                    </w:rPr>
                                    <w:t xml:space="preserve">https://www.ica.gov.co/areas/pecuaria/servicios/inocuidad-en-las-cadenas-agroalimentarias/listado-de-predios-certificados-en-bpg/forma-3-138-lista-de-chequeo-predios-productores-d.aspx</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18"/>
                                      <w:u w:val="single"/>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12700</wp:posOffset>
                </wp:positionV>
                <wp:extent cx="5400675" cy="1743075"/>
                <wp:effectExtent b="0" l="0" r="0" t="0"/>
                <wp:wrapNone/>
                <wp:docPr id="168" name="image13.png"/>
                <a:graphic>
                  <a:graphicData uri="http://schemas.openxmlformats.org/drawingml/2006/picture">
                    <pic:pic>
                      <pic:nvPicPr>
                        <pic:cNvPr id="0" name="image13.png"/>
                        <pic:cNvPicPr preferRelativeResize="0"/>
                      </pic:nvPicPr>
                      <pic:blipFill>
                        <a:blip r:embed="rId50"/>
                        <a:srcRect/>
                        <a:stretch>
                          <a:fillRect/>
                        </a:stretch>
                      </pic:blipFill>
                      <pic:spPr>
                        <a:xfrm>
                          <a:off x="0" y="0"/>
                          <a:ext cx="5400675" cy="1743075"/>
                        </a:xfrm>
                        <a:prstGeom prst="rect"/>
                        <a:ln/>
                      </pic:spPr>
                    </pic:pic>
                  </a:graphicData>
                </a:graphic>
              </wp:anchor>
            </w:drawing>
          </mc:Fallback>
        </mc:AlternateContent>
      </w:r>
    </w:p>
    <w:p w:rsidR="00000000" w:rsidDel="00000000" w:rsidP="00000000" w:rsidRDefault="00000000" w:rsidRPr="00000000" w14:paraId="000001D3">
      <w:pPr>
        <w:spacing w:after="160" w:line="259" w:lineRule="auto"/>
        <w:rPr>
          <w:sz w:val="20"/>
          <w:szCs w:val="20"/>
        </w:rPr>
      </w:pPr>
      <w:r w:rsidDel="00000000" w:rsidR="00000000" w:rsidRPr="00000000">
        <w:rPr>
          <w:rtl w:val="0"/>
        </w:rPr>
      </w:r>
    </w:p>
    <w:p w:rsidR="00000000" w:rsidDel="00000000" w:rsidP="00000000" w:rsidRDefault="00000000" w:rsidRPr="00000000" w14:paraId="000001D4">
      <w:pPr>
        <w:spacing w:after="160" w:line="259" w:lineRule="auto"/>
        <w:rPr>
          <w:sz w:val="20"/>
          <w:szCs w:val="20"/>
        </w:rPr>
      </w:pPr>
      <w:r w:rsidDel="00000000" w:rsidR="00000000" w:rsidRPr="00000000">
        <w:rPr>
          <w:rtl w:val="0"/>
        </w:rPr>
      </w:r>
    </w:p>
    <w:p w:rsidR="00000000" w:rsidDel="00000000" w:rsidP="00000000" w:rsidRDefault="00000000" w:rsidRPr="00000000" w14:paraId="000001D5">
      <w:pPr>
        <w:spacing w:after="160" w:line="259" w:lineRule="auto"/>
        <w:rPr>
          <w:sz w:val="20"/>
          <w:szCs w:val="20"/>
        </w:rPr>
      </w:pPr>
      <w:r w:rsidDel="00000000" w:rsidR="00000000" w:rsidRPr="00000000">
        <w:rPr>
          <w:rtl w:val="0"/>
        </w:rPr>
      </w:r>
    </w:p>
    <w:p w:rsidR="00000000" w:rsidDel="00000000" w:rsidP="00000000" w:rsidRDefault="00000000" w:rsidRPr="00000000" w14:paraId="000001D6">
      <w:pPr>
        <w:spacing w:after="160" w:line="259" w:lineRule="auto"/>
        <w:rPr>
          <w:sz w:val="20"/>
          <w:szCs w:val="20"/>
        </w:rPr>
      </w:pPr>
      <w:r w:rsidDel="00000000" w:rsidR="00000000" w:rsidRPr="00000000">
        <w:rPr>
          <w:rtl w:val="0"/>
        </w:rPr>
      </w:r>
    </w:p>
    <w:p w:rsidR="00000000" w:rsidDel="00000000" w:rsidP="00000000" w:rsidRDefault="00000000" w:rsidRPr="00000000" w14:paraId="000001D7">
      <w:pPr>
        <w:spacing w:after="160" w:line="259" w:lineRule="auto"/>
        <w:rPr>
          <w:sz w:val="20"/>
          <w:szCs w:val="20"/>
        </w:rPr>
      </w:pPr>
      <w:r w:rsidDel="00000000" w:rsidR="00000000" w:rsidRPr="00000000">
        <w:rPr>
          <w:rtl w:val="0"/>
        </w:rPr>
      </w:r>
    </w:p>
    <w:p w:rsidR="00000000" w:rsidDel="00000000" w:rsidP="00000000" w:rsidRDefault="00000000" w:rsidRPr="00000000" w14:paraId="000001D8">
      <w:pPr>
        <w:spacing w:after="160" w:line="259" w:lineRule="auto"/>
        <w:rPr>
          <w:sz w:val="20"/>
          <w:szCs w:val="20"/>
        </w:rPr>
      </w:pPr>
      <w:r w:rsidDel="00000000" w:rsidR="00000000" w:rsidRPr="00000000">
        <w:rPr>
          <w:rtl w:val="0"/>
        </w:rPr>
      </w:r>
    </w:p>
    <w:p w:rsidR="00000000" w:rsidDel="00000000" w:rsidP="00000000" w:rsidRDefault="00000000" w:rsidRPr="00000000" w14:paraId="000001D9">
      <w:pPr>
        <w:spacing w:after="160" w:line="259" w:lineRule="auto"/>
        <w:rPr>
          <w:sz w:val="20"/>
          <w:szCs w:val="20"/>
        </w:rPr>
      </w:pPr>
      <w:r w:rsidDel="00000000" w:rsidR="00000000" w:rsidRPr="00000000">
        <w:rPr>
          <w:rtl w:val="0"/>
        </w:rPr>
      </w:r>
    </w:p>
    <w:p w:rsidR="00000000" w:rsidDel="00000000" w:rsidP="00000000" w:rsidRDefault="00000000" w:rsidRPr="00000000" w14:paraId="000001DA">
      <w:pPr>
        <w:spacing w:after="160" w:line="259" w:lineRule="auto"/>
        <w:jc w:val="both"/>
        <w:rPr>
          <w:sz w:val="20"/>
          <w:szCs w:val="20"/>
        </w:rPr>
      </w:pPr>
      <w:r w:rsidDel="00000000" w:rsidR="00000000" w:rsidRPr="00000000">
        <w:rPr>
          <w:sz w:val="20"/>
          <w:szCs w:val="20"/>
          <w:rtl w:val="0"/>
        </w:rPr>
        <w:t xml:space="preserve">Una vez aplicada la lista de chequeo, se van a contabilizar los aspectos fundamentales (F), los mayores (My) y los menores (Mn) para determinar los porcentajes de incumplimiento y fijar un plan de trabajo que permita sobre todo, llevar los aspectos menores y fundamentales al 100% y los Mayores cerca del 100%, lo que será suficiente para obtener la certificación del predio en BPG y permitirá obtener beneficios en la empresa tanto en el nivel interno como externo, lo que le permitirá obtener una ventaja competitiva en temas de producto, mercado, medio ambiente, bienestar animal, disminución de riesgos laborales, entre otros.</w:t>
      </w:r>
    </w:p>
    <w:p w:rsidR="00000000" w:rsidDel="00000000" w:rsidP="00000000" w:rsidRDefault="00000000" w:rsidRPr="00000000" w14:paraId="000001D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 Normativa en seguridad y salud en el trabajo</w:t>
      </w:r>
    </w:p>
    <w:p w:rsidR="00000000" w:rsidDel="00000000" w:rsidP="00000000" w:rsidRDefault="00000000" w:rsidRPr="00000000" w14:paraId="000001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E">
      <w:pPr>
        <w:spacing w:after="160" w:line="259" w:lineRule="auto"/>
        <w:rPr>
          <w:sz w:val="20"/>
          <w:szCs w:val="20"/>
        </w:rPr>
      </w:pPr>
      <w:r w:rsidDel="00000000" w:rsidR="00000000" w:rsidRPr="00000000">
        <w:rPr>
          <w:sz w:val="20"/>
          <w:szCs w:val="20"/>
          <w:rtl w:val="0"/>
        </w:rPr>
        <w:t xml:space="preserve">La seguridad y salud en el trabajo es una actividad multidisciplinaria que a través de la promoción y prevención busca mejorar el bienestar de los trabajadores y evitar los accidentes en el ambiente laboral, para lograr esto se propone que se tenga en cuenta las condiciones de trabajo, así como la organización de este con el fin de reducir sustancialmente los factores de riesgo que puedan derivar en enfermedades o accidentes de tipo laboral.</w:t>
      </w:r>
    </w:p>
    <w:p w:rsidR="00000000" w:rsidDel="00000000" w:rsidP="00000000" w:rsidRDefault="00000000" w:rsidRPr="00000000" w14:paraId="000001DF">
      <w:pPr>
        <w:spacing w:after="160" w:line="259" w:lineRule="auto"/>
        <w:rPr>
          <w:sz w:val="20"/>
          <w:szCs w:val="20"/>
        </w:rPr>
      </w:pPr>
      <w:bookmarkStart w:colFirst="0" w:colLast="0" w:name="_heading=h.3dy6vkm" w:id="6"/>
      <w:bookmarkEnd w:id="6"/>
      <w:r w:rsidDel="00000000" w:rsidR="00000000" w:rsidRPr="00000000">
        <w:rPr>
          <w:sz w:val="20"/>
          <w:szCs w:val="20"/>
          <w:rtl w:val="0"/>
        </w:rPr>
        <w:t xml:space="preserve">La normativa colombiana en seguridad y salud en el trabajo, está enmarcada en 13 leyes, decretos y resoluciones que deben implementarse en el cumplimiento de la salud laboral en Colombia. A continuación, encontrará la normatividad en seguridad y salud en el trabajo que se deben tener en cuenta en la matriz de requisitos legales:</w:t>
      </w:r>
    </w:p>
    <w:p w:rsidR="00000000" w:rsidDel="00000000" w:rsidP="00000000" w:rsidRDefault="00000000" w:rsidRPr="00000000" w14:paraId="000001E0">
      <w:pPr>
        <w:spacing w:after="160" w:line="259" w:lineRule="auto"/>
        <w:rPr>
          <w:sz w:val="20"/>
          <w:szCs w:val="20"/>
        </w:rPr>
      </w:pPr>
      <w:bookmarkStart w:colFirst="0" w:colLast="0" w:name="_heading=h.c68um9trr84z" w:id="7"/>
      <w:bookmarkEnd w:id="7"/>
      <w:sdt>
        <w:sdtPr>
          <w:tag w:val="goog_rdk_32"/>
        </w:sdtPr>
        <w:sdtContent>
          <w:commentRangeStart w:id="30"/>
        </w:sdtContent>
      </w:sdt>
      <w:r w:rsidDel="00000000" w:rsidR="00000000" w:rsidRPr="00000000">
        <w:rPr>
          <w:rtl w:val="0"/>
        </w:rPr>
      </w:r>
    </w:p>
    <w:p w:rsidR="00000000" w:rsidDel="00000000" w:rsidP="00000000" w:rsidRDefault="00000000" w:rsidRPr="00000000" w14:paraId="000001E1">
      <w:pPr>
        <w:spacing w:after="160" w:line="259" w:lineRule="auto"/>
        <w:rPr>
          <w:sz w:val="20"/>
          <w:szCs w:val="20"/>
        </w:rPr>
      </w:pP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1584960</wp:posOffset>
            </wp:positionH>
            <wp:positionV relativeFrom="paragraph">
              <wp:posOffset>152400</wp:posOffset>
            </wp:positionV>
            <wp:extent cx="3162935" cy="4362450"/>
            <wp:effectExtent b="0" l="0" r="0" t="0"/>
            <wp:wrapSquare wrapText="bothSides" distB="0" distT="0" distL="114300" distR="114300"/>
            <wp:docPr id="199"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3162935" cy="4362450"/>
                    </a:xfrm>
                    <a:prstGeom prst="rect"/>
                    <a:ln/>
                  </pic:spPr>
                </pic:pic>
              </a:graphicData>
            </a:graphic>
          </wp:anchor>
        </w:drawing>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spacing w:after="0" w:line="240" w:lineRule="auto"/>
        <w:rPr>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7.1 Riesgos en ganadería de leche</w:t>
      </w:r>
    </w:p>
    <w:p w:rsidR="00000000" w:rsidDel="00000000" w:rsidP="00000000" w:rsidRDefault="00000000" w:rsidRPr="00000000" w14:paraId="0000020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2">
      <w:pPr>
        <w:shd w:fill="ffffff" w:val="clear"/>
        <w:spacing w:line="240" w:lineRule="auto"/>
        <w:jc w:val="both"/>
        <w:rPr>
          <w:sz w:val="20"/>
          <w:szCs w:val="20"/>
        </w:rPr>
      </w:pPr>
      <w:r w:rsidDel="00000000" w:rsidR="00000000" w:rsidRPr="00000000">
        <w:rPr>
          <w:sz w:val="20"/>
          <w:szCs w:val="20"/>
          <w:rtl w:val="0"/>
        </w:rPr>
        <w:t xml:space="preserve">Es recomendable que, si se quieren reducir los riesgos en las ganaderías de leche, en la finca se debe hacer una valoración de los peligros potenciales y a partir de esta se deben plantear las medidas y acciones necesarias para su control. </w:t>
      </w:r>
    </w:p>
    <w:p w:rsidR="00000000" w:rsidDel="00000000" w:rsidP="00000000" w:rsidRDefault="00000000" w:rsidRPr="00000000" w14:paraId="00000203">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204">
      <w:pPr>
        <w:spacing w:after="160" w:line="259" w:lineRule="auto"/>
        <w:jc w:val="both"/>
        <w:rPr>
          <w:sz w:val="20"/>
          <w:szCs w:val="20"/>
        </w:rPr>
      </w:pPr>
      <w:r w:rsidDel="00000000" w:rsidR="00000000" w:rsidRPr="00000000">
        <w:rPr>
          <w:sz w:val="20"/>
          <w:szCs w:val="20"/>
          <w:rtl w:val="0"/>
        </w:rPr>
        <w:t xml:space="preserve">Las personas que trabajan en las explotaciones ganaderas de leche están expuestas a varios tipos de riesgos que se muestran a continuación. Esto se relaciona con el fin de que todas las personas implicadas en esta actividad los tengan en cuenta y puedan disminuir el número de accidentes y así mejorar las condiciones de trabajo: </w:t>
      </w:r>
    </w:p>
    <w:p w:rsidR="00000000" w:rsidDel="00000000" w:rsidP="00000000" w:rsidRDefault="00000000" w:rsidRPr="00000000" w14:paraId="00000205">
      <w:pPr>
        <w:spacing w:after="160" w:line="259" w:lineRule="auto"/>
        <w:rPr>
          <w:sz w:val="20"/>
          <w:szCs w:val="20"/>
        </w:rPr>
      </w:pPr>
      <w:r w:rsidDel="00000000" w:rsidR="00000000" w:rsidRPr="00000000">
        <w:rPr>
          <w:rtl w:val="0"/>
        </w:rPr>
      </w:r>
    </w:p>
    <w:p w:rsidR="00000000" w:rsidDel="00000000" w:rsidP="00000000" w:rsidRDefault="00000000" w:rsidRPr="00000000" w14:paraId="00000206">
      <w:pPr>
        <w:spacing w:after="160" w:line="259" w:lineRule="auto"/>
        <w:rPr>
          <w:sz w:val="20"/>
          <w:szCs w:val="20"/>
        </w:rPr>
      </w:pPr>
      <w:r w:rsidDel="00000000" w:rsidR="00000000" w:rsidRPr="00000000">
        <w:rPr>
          <w:rtl w:val="0"/>
        </w:rPr>
      </w:r>
    </w:p>
    <w:p w:rsidR="00000000" w:rsidDel="00000000" w:rsidP="00000000" w:rsidRDefault="00000000" w:rsidRPr="00000000" w14:paraId="00000207">
      <w:pPr>
        <w:spacing w:after="160" w:line="259" w:lineRule="auto"/>
        <w:rPr>
          <w:sz w:val="20"/>
          <w:szCs w:val="20"/>
        </w:rPr>
      </w:pPr>
      <w:r w:rsidDel="00000000" w:rsidR="00000000" w:rsidRPr="00000000">
        <w:rPr>
          <w:rtl w:val="0"/>
        </w:rPr>
      </w:r>
    </w:p>
    <w:p w:rsidR="00000000" w:rsidDel="00000000" w:rsidP="00000000" w:rsidRDefault="00000000" w:rsidRPr="00000000" w14:paraId="00000208">
      <w:pPr>
        <w:spacing w:after="160" w:line="259" w:lineRule="auto"/>
        <w:rPr>
          <w:sz w:val="20"/>
          <w:szCs w:val="20"/>
        </w:rPr>
      </w:pPr>
      <w:r w:rsidDel="00000000" w:rsidR="00000000" w:rsidRPr="00000000">
        <w:rPr>
          <w:rtl w:val="0"/>
        </w:rPr>
      </w:r>
    </w:p>
    <w:p w:rsidR="00000000" w:rsidDel="00000000" w:rsidP="00000000" w:rsidRDefault="00000000" w:rsidRPr="00000000" w14:paraId="00000209">
      <w:pPr>
        <w:spacing w:after="160" w:line="259" w:lineRule="auto"/>
        <w:rPr>
          <w:sz w:val="20"/>
          <w:szCs w:val="20"/>
        </w:rPr>
      </w:pPr>
      <w:r w:rsidDel="00000000" w:rsidR="00000000" w:rsidRPr="00000000">
        <w:rPr>
          <w:rtl w:val="0"/>
        </w:rPr>
      </w:r>
    </w:p>
    <w:p w:rsidR="00000000" w:rsidDel="00000000" w:rsidP="00000000" w:rsidRDefault="00000000" w:rsidRPr="00000000" w14:paraId="0000020A">
      <w:pPr>
        <w:spacing w:after="160" w:line="259"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-63499</wp:posOffset>
                </wp:positionV>
                <wp:extent cx="5425400" cy="745400"/>
                <wp:effectExtent b="0" l="0" r="0" t="0"/>
                <wp:wrapNone/>
                <wp:docPr id="187" name=""/>
                <a:graphic>
                  <a:graphicData uri="http://schemas.microsoft.com/office/word/2010/wordprocessingShape">
                    <wps:wsp>
                      <wps:cNvSpPr/>
                      <wps:cNvPr id="103" name="Shape 10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Transición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CF001_7.1_Riesgos_en_ganadería_de_leche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-63499</wp:posOffset>
                </wp:positionV>
                <wp:extent cx="5425400" cy="745400"/>
                <wp:effectExtent b="0" l="0" r="0" t="0"/>
                <wp:wrapNone/>
                <wp:docPr id="187" name="image38.png"/>
                <a:graphic>
                  <a:graphicData uri="http://schemas.openxmlformats.org/drawingml/2006/picture">
                    <pic:pic>
                      <pic:nvPicPr>
                        <pic:cNvPr id="0" name="image38.png"/>
                        <pic:cNvPicPr preferRelativeResize="0"/>
                      </pic:nvPicPr>
                      <pic:blipFill>
                        <a:blip r:embed="rId52"/>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20B">
      <w:pPr>
        <w:shd w:fill="ffffff" w:val="clear"/>
        <w:spacing w:line="240" w:lineRule="auto"/>
        <w:rPr>
          <w:color w:val="333333"/>
          <w:sz w:val="20"/>
          <w:szCs w:val="20"/>
        </w:rPr>
      </w:pPr>
      <w:r w:rsidDel="00000000" w:rsidR="00000000" w:rsidRPr="00000000">
        <w:rPr>
          <w:color w:val="333333"/>
          <w:sz w:val="20"/>
          <w:szCs w:val="20"/>
          <w:rtl w:val="0"/>
        </w:rPr>
        <w:t xml:space="preserve"> </w:t>
      </w:r>
    </w:p>
    <w:p w:rsidR="00000000" w:rsidDel="00000000" w:rsidP="00000000" w:rsidRDefault="00000000" w:rsidRPr="00000000" w14:paraId="0000020C">
      <w:pPr>
        <w:shd w:fill="ffffff" w:val="clear"/>
        <w:spacing w:line="240" w:lineRule="auto"/>
        <w:rPr>
          <w:color w:val="333333"/>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7.2 Indumentaria necesaria en ganadería de leche</w:t>
      </w:r>
    </w:p>
    <w:p w:rsidR="00000000" w:rsidDel="00000000" w:rsidP="00000000" w:rsidRDefault="00000000" w:rsidRPr="00000000" w14:paraId="00000211">
      <w:pPr>
        <w:spacing w:after="160" w:line="259" w:lineRule="auto"/>
        <w:rPr>
          <w:sz w:val="20"/>
          <w:szCs w:val="20"/>
        </w:rPr>
      </w:pPr>
      <w:r w:rsidDel="00000000" w:rsidR="00000000" w:rsidRPr="00000000">
        <w:rPr>
          <w:rtl w:val="0"/>
        </w:rPr>
      </w:r>
    </w:p>
    <w:p w:rsidR="00000000" w:rsidDel="00000000" w:rsidP="00000000" w:rsidRDefault="00000000" w:rsidRPr="00000000" w14:paraId="00000212">
      <w:pPr>
        <w:spacing w:after="160" w:line="259" w:lineRule="auto"/>
        <w:jc w:val="both"/>
        <w:rPr>
          <w:sz w:val="20"/>
          <w:szCs w:val="20"/>
        </w:rPr>
      </w:pPr>
      <w:r w:rsidDel="00000000" w:rsidR="00000000" w:rsidRPr="00000000">
        <w:rPr>
          <w:sz w:val="20"/>
          <w:szCs w:val="20"/>
          <w:rtl w:val="0"/>
        </w:rPr>
        <w:t xml:space="preserve">Cuando se trabaja con ganadería de leche, es inevitable utilizar la indumentaria necesaria como medida complementaria para la intervención de los actos y condiciones inseguras. A continuación, encontrará un cuadro que contiene la información de los Elementos de Protección Personal (EPP) que se deben utilizar en el desarrollo de las labores en la ganadería de leche:</w:t>
      </w:r>
    </w:p>
    <w:p w:rsidR="00000000" w:rsidDel="00000000" w:rsidP="00000000" w:rsidRDefault="00000000" w:rsidRPr="00000000" w14:paraId="00000213">
      <w:pPr>
        <w:spacing w:after="160" w:line="259"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76200</wp:posOffset>
                </wp:positionV>
                <wp:extent cx="5425400" cy="745400"/>
                <wp:effectExtent b="0" l="0" r="0" t="0"/>
                <wp:wrapNone/>
                <wp:docPr id="188" name=""/>
                <a:graphic>
                  <a:graphicData uri="http://schemas.microsoft.com/office/word/2010/wordprocessingShape">
                    <wps:wsp>
                      <wps:cNvSpPr/>
                      <wps:cNvPr id="104" name="Shape 10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Bootstrap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DI_CF001_7.2_Elementos_de_protección_personal_relacionados_con_la ganadería_de_leche.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76200</wp:posOffset>
                </wp:positionV>
                <wp:extent cx="5425400" cy="745400"/>
                <wp:effectExtent b="0" l="0" r="0" t="0"/>
                <wp:wrapNone/>
                <wp:docPr id="188" name="image41.png"/>
                <a:graphic>
                  <a:graphicData uri="http://schemas.openxmlformats.org/drawingml/2006/picture">
                    <pic:pic>
                      <pic:nvPicPr>
                        <pic:cNvPr id="0" name="image41.png"/>
                        <pic:cNvPicPr preferRelativeResize="0"/>
                      </pic:nvPicPr>
                      <pic:blipFill>
                        <a:blip r:embed="rId5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214">
      <w:pPr>
        <w:spacing w:after="160" w:line="259" w:lineRule="auto"/>
        <w:rPr>
          <w:sz w:val="20"/>
          <w:szCs w:val="20"/>
        </w:rPr>
      </w:pPr>
      <w:r w:rsidDel="00000000" w:rsidR="00000000" w:rsidRPr="00000000">
        <w:rPr>
          <w:rtl w:val="0"/>
        </w:rPr>
      </w:r>
    </w:p>
    <w:p w:rsidR="00000000" w:rsidDel="00000000" w:rsidP="00000000" w:rsidRDefault="00000000" w:rsidRPr="00000000" w14:paraId="00000215">
      <w:pPr>
        <w:spacing w:after="160" w:line="259" w:lineRule="auto"/>
        <w:rPr>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8. Gestión ambiental y de calidad </w:t>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La gestión ambiental es una serie de procesos combinados encaminados a solucionar, prevenir y mitigar la problemática de los temas ambientales en las unidades productivas, con el objeto de tener un desarrollo sostenible, teniendo en cuenta que este le permite al ser humano desenvolverse en sus posibilidades y su patrimonio, social, biológico, físico y cultural, para </w:t>
      </w:r>
      <w:r w:rsidDel="00000000" w:rsidR="00000000" w:rsidRPr="00000000">
        <w:rPr>
          <w:sz w:val="20"/>
          <w:szCs w:val="20"/>
          <w:rtl w:val="0"/>
        </w:rPr>
        <w:t xml:space="preserve">garantizar su</w:t>
      </w:r>
      <w:r w:rsidDel="00000000" w:rsidR="00000000" w:rsidRPr="00000000">
        <w:rPr>
          <w:color w:val="000000"/>
          <w:sz w:val="20"/>
          <w:szCs w:val="20"/>
          <w:rtl w:val="0"/>
        </w:rPr>
        <w:t xml:space="preserve"> permanencia en el espacio tiempo.</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sdt>
        <w:sdtPr>
          <w:tag w:val="goog_rdk_33"/>
        </w:sdtPr>
        <w:sdtContent>
          <w:commentRangeStart w:id="3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1532572</wp:posOffset>
            </wp:positionH>
            <wp:positionV relativeFrom="paragraph">
              <wp:posOffset>0</wp:posOffset>
            </wp:positionV>
            <wp:extent cx="3267710" cy="2176145"/>
            <wp:effectExtent b="0" l="0" r="0" t="0"/>
            <wp:wrapSquare wrapText="bothSides" distB="0" distT="0" distL="114300" distR="114300"/>
            <wp:docPr id="198"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3267710" cy="2176145"/>
                    </a:xfrm>
                    <a:prstGeom prst="rect"/>
                    <a:ln/>
                  </pic:spPr>
                </pic:pic>
              </a:graphicData>
            </a:graphic>
          </wp:anchor>
        </w:drawing>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sz w:val="20"/>
          <w:szCs w:val="20"/>
        </w:rPr>
      </w:pPr>
      <w:bookmarkStart w:colFirst="0" w:colLast="0" w:name="_heading=h.1t3h5sf" w:id="8"/>
      <w:bookmarkEnd w:id="8"/>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sz w:val="20"/>
          <w:szCs w:val="20"/>
        </w:rPr>
      </w:pPr>
      <w:bookmarkStart w:colFirst="0" w:colLast="0" w:name="_heading=h.l014apc9j66j" w:id="9"/>
      <w:bookmarkEnd w:id="9"/>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sz w:val="20"/>
          <w:szCs w:val="20"/>
        </w:rPr>
      </w:pPr>
      <w:bookmarkStart w:colFirst="0" w:colLast="0" w:name="_heading=h.dajzgxp0b87y" w:id="10"/>
      <w:bookmarkEnd w:id="10"/>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sz w:val="20"/>
          <w:szCs w:val="20"/>
        </w:rPr>
      </w:pPr>
      <w:bookmarkStart w:colFirst="0" w:colLast="0" w:name="_heading=h.qbxoscpnhclo" w:id="11"/>
      <w:bookmarkEnd w:id="11"/>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sz w:val="20"/>
          <w:szCs w:val="20"/>
        </w:rPr>
      </w:pPr>
      <w:bookmarkStart w:colFirst="0" w:colLast="0" w:name="_heading=h.j2hg26t1cjkm" w:id="12"/>
      <w:bookmarkEnd w:id="12"/>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sz w:val="20"/>
          <w:szCs w:val="20"/>
        </w:rPr>
      </w:pPr>
      <w:bookmarkStart w:colFirst="0" w:colLast="0" w:name="_heading=h.jowb3msf6swv" w:id="13"/>
      <w:bookmarkEnd w:id="13"/>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sz w:val="20"/>
          <w:szCs w:val="20"/>
        </w:rPr>
      </w:pPr>
      <w:bookmarkStart w:colFirst="0" w:colLast="0" w:name="_heading=h.5ozlikecmzc" w:id="14"/>
      <w:bookmarkEnd w:id="14"/>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sz w:val="20"/>
          <w:szCs w:val="20"/>
        </w:rPr>
      </w:pPr>
      <w:bookmarkStart w:colFirst="0" w:colLast="0" w:name="_heading=h.lszmbjxn9wwl" w:id="15"/>
      <w:bookmarkEnd w:id="15"/>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sz w:val="20"/>
          <w:szCs w:val="20"/>
        </w:rPr>
      </w:pPr>
      <w:bookmarkStart w:colFirst="0" w:colLast="0" w:name="_heading=h.uuzsg6k2dk18" w:id="16"/>
      <w:bookmarkEnd w:id="16"/>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sz w:val="20"/>
          <w:szCs w:val="20"/>
        </w:rPr>
      </w:pPr>
      <w:bookmarkStart w:colFirst="0" w:colLast="0" w:name="_heading=h.tufssmlzu8pr" w:id="17"/>
      <w:bookmarkEnd w:id="17"/>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sz w:val="20"/>
          <w:szCs w:val="20"/>
        </w:rPr>
      </w:pPr>
      <w:bookmarkStart w:colFirst="0" w:colLast="0" w:name="_heading=h.pc5n74ayi78s" w:id="18"/>
      <w:bookmarkEnd w:id="18"/>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sz w:val="20"/>
          <w:szCs w:val="20"/>
        </w:rPr>
      </w:pPr>
      <w:bookmarkStart w:colFirst="0" w:colLast="0" w:name="_heading=h.gdm2jtti2yue" w:id="19"/>
      <w:bookmarkEnd w:id="19"/>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00"/>
          <w:sz w:val="20"/>
          <w:szCs w:val="20"/>
        </w:rPr>
      </w:pPr>
      <w:bookmarkStart w:colFirst="0" w:colLast="0" w:name="_heading=h.8yar9g8636fq" w:id="20"/>
      <w:bookmarkEnd w:id="20"/>
      <w:r w:rsidDel="00000000" w:rsidR="00000000" w:rsidRPr="00000000">
        <w:rPr>
          <w:color w:val="000000"/>
          <w:sz w:val="20"/>
          <w:szCs w:val="20"/>
          <w:rtl w:val="0"/>
        </w:rPr>
        <w:t xml:space="preserve">Un programa de Gestión Ambiental pretende encontrar respuestas adecuadas a los problemas suscitados en la relación </w:t>
      </w:r>
      <w:r w:rsidDel="00000000" w:rsidR="00000000" w:rsidRPr="00000000">
        <w:rPr>
          <w:sz w:val="20"/>
          <w:szCs w:val="20"/>
          <w:rtl w:val="0"/>
        </w:rPr>
        <w:t xml:space="preserve">entre la</w:t>
      </w:r>
      <w:r w:rsidDel="00000000" w:rsidR="00000000" w:rsidRPr="00000000">
        <w:rPr>
          <w:color w:val="000000"/>
          <w:sz w:val="20"/>
          <w:szCs w:val="20"/>
          <w:rtl w:val="0"/>
        </w:rPr>
        <w:t xml:space="preserve"> sociedad y la naturaleza. Para ello, emprende acciones tendientes a generar y rescatar conocimientos; monitorear las incidencias de las políticas públicas sobre la población (especialmente, hombres y mujeres pobres del área rural) y los recursos del territorio; y sistematizar las experiencias para la construcción del modelo de desarrollo alternativo a </w:t>
      </w:r>
      <w:r w:rsidDel="00000000" w:rsidR="00000000" w:rsidRPr="00000000">
        <w:rPr>
          <w:sz w:val="20"/>
          <w:szCs w:val="20"/>
          <w:rtl w:val="0"/>
        </w:rPr>
        <w:t xml:space="preserve">qué</w:t>
      </w:r>
      <w:r w:rsidDel="00000000" w:rsidR="00000000" w:rsidRPr="00000000">
        <w:rPr>
          <w:color w:val="000000"/>
          <w:sz w:val="20"/>
          <w:szCs w:val="20"/>
          <w:rtl w:val="0"/>
        </w:rPr>
        <w:t xml:space="preserve"> aspira la sociedad.</w: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práctica las BPG contribuyen en la minimización del impacto ambiental, cambio de hábitos y conductas de los productores y el personal, manejo de residuos sólidos, manejo de afluentes, protección y conservación de fuentes hídricas y mejora en el bienestar animal. Le invitamos a ver el siguiente recurso para conocer características que nos permitirán tener una buena gestión ambiental y de calidad</w:t>
      </w:r>
      <w:sdt>
        <w:sdtPr>
          <w:tag w:val="goog_rdk_34"/>
        </w:sdtPr>
        <w:sdtContent>
          <w:commentRangeStart w:id="32"/>
        </w:sdtContent>
      </w:sdt>
      <w:r w:rsidDel="00000000" w:rsidR="00000000" w:rsidRPr="00000000">
        <w:rPr>
          <w:color w:val="000000"/>
          <w:sz w:val="20"/>
          <w:szCs w:val="20"/>
          <w:rtl w:val="0"/>
        </w:rPr>
        <w:t xml:space="preserve">:</w:t>
      </w:r>
    </w:p>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101600</wp:posOffset>
                </wp:positionV>
                <wp:extent cx="5425400" cy="745400"/>
                <wp:effectExtent b="0" l="0" r="0" t="0"/>
                <wp:wrapNone/>
                <wp:docPr id="189" name=""/>
                <a:graphic>
                  <a:graphicData uri="http://schemas.microsoft.com/office/word/2010/wordprocessingShape">
                    <wps:wsp>
                      <wps:cNvSpPr/>
                      <wps:cNvPr id="105" name="Shape 105"/>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Storyboard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DI_CF001_8_Gestion_Ambiental_y_de_Calidad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101600</wp:posOffset>
                </wp:positionV>
                <wp:extent cx="5425400" cy="745400"/>
                <wp:effectExtent b="0" l="0" r="0" t="0"/>
                <wp:wrapNone/>
                <wp:docPr id="189" name="image42.png"/>
                <a:graphic>
                  <a:graphicData uri="http://schemas.openxmlformats.org/drawingml/2006/picture">
                    <pic:pic>
                      <pic:nvPicPr>
                        <pic:cNvPr id="0" name="image42.png"/>
                        <pic:cNvPicPr preferRelativeResize="0"/>
                      </pic:nvPicPr>
                      <pic:blipFill>
                        <a:blip r:embed="rId5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0">
      <w:pPr>
        <w:rPr>
          <w:b w:val="1"/>
          <w:sz w:val="20"/>
          <w:szCs w:val="20"/>
        </w:rPr>
      </w:pPr>
      <w:r w:rsidDel="00000000" w:rsidR="00000000" w:rsidRPr="00000000">
        <w:rPr>
          <w:rtl w:val="0"/>
        </w:rPr>
      </w:r>
    </w:p>
    <w:p w:rsidR="00000000" w:rsidDel="00000000" w:rsidP="00000000" w:rsidRDefault="00000000" w:rsidRPr="00000000" w14:paraId="00000231">
      <w:pPr>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numPr>
          <w:ilvl w:val="0"/>
          <w:numId w:val="3"/>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34">
      <w:pPr>
        <w:jc w:val="both"/>
        <w:rPr>
          <w:b w:val="1"/>
          <w:sz w:val="20"/>
          <w:szCs w:val="20"/>
        </w:rPr>
      </w:pPr>
      <w:r w:rsidDel="00000000" w:rsidR="00000000" w:rsidRPr="00000000">
        <w:rPr>
          <w:rtl w:val="0"/>
        </w:rPr>
      </w:r>
    </w:p>
    <w:p w:rsidR="00000000" w:rsidDel="00000000" w:rsidP="00000000" w:rsidRDefault="00000000" w:rsidRPr="00000000" w14:paraId="00000235">
      <w:pPr>
        <w:jc w:val="both"/>
        <w:rPr>
          <w:b w:val="1"/>
          <w:sz w:val="20"/>
          <w:szCs w:val="20"/>
        </w:rPr>
      </w:pPr>
      <w:r w:rsidDel="00000000" w:rsidR="00000000" w:rsidRPr="00000000">
        <w:rPr>
          <w:rtl w:val="0"/>
        </w:rPr>
      </w:r>
    </w:p>
    <w:p w:rsidR="00000000" w:rsidDel="00000000" w:rsidP="00000000" w:rsidRDefault="00000000" w:rsidRPr="00000000" w14:paraId="00000236">
      <w:pPr>
        <w:jc w:val="center"/>
        <w:rPr>
          <w:b w:val="1"/>
          <w:sz w:val="20"/>
          <w:szCs w:val="20"/>
        </w:rPr>
      </w:pPr>
      <w:r w:rsidDel="00000000" w:rsidR="00000000" w:rsidRPr="00000000">
        <w:rPr>
          <w:b w:val="1"/>
          <w:sz w:val="20"/>
          <w:szCs w:val="20"/>
        </w:rPr>
        <mc:AlternateContent>
          <mc:Choice Requires="wpg">
            <w:drawing>
              <wp:inline distB="0" distT="0" distL="0" distR="0">
                <wp:extent cx="5904548" cy="3644586"/>
                <wp:effectExtent b="0" l="0" r="0" t="0"/>
                <wp:docPr id="185" name=""/>
                <a:graphic>
                  <a:graphicData uri="http://schemas.microsoft.com/office/word/2010/wordprocessingGroup">
                    <wpg:wgp>
                      <wpg:cNvGrpSpPr/>
                      <wpg:grpSpPr>
                        <a:xfrm>
                          <a:off x="2393726" y="1957707"/>
                          <a:ext cx="5904548" cy="3644586"/>
                          <a:chOff x="2393726" y="1957707"/>
                          <a:chExt cx="5904548" cy="3644586"/>
                        </a:xfrm>
                      </wpg:grpSpPr>
                      <wpg:grpSp>
                        <wpg:cNvGrpSpPr/>
                        <wpg:grpSpPr>
                          <a:xfrm>
                            <a:off x="2393726" y="1957707"/>
                            <a:ext cx="5904548" cy="3644586"/>
                            <a:chOff x="0" y="0"/>
                            <a:chExt cx="7065450" cy="4360975"/>
                          </a:xfrm>
                        </wpg:grpSpPr>
                        <wps:wsp>
                          <wps:cNvSpPr/>
                          <wps:cNvPr id="7" name="Shape 7"/>
                          <wps:spPr>
                            <a:xfrm>
                              <a:off x="0" y="0"/>
                              <a:ext cx="7065450" cy="436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065450" cy="4360975"/>
                              <a:chOff x="0" y="0"/>
                              <a:chExt cx="7065450" cy="4360975"/>
                            </a:xfrm>
                          </wpg:grpSpPr>
                          <wps:wsp>
                            <wps:cNvSpPr/>
                            <wps:cNvPr id="70" name="Shape 70"/>
                            <wps:spPr>
                              <a:xfrm>
                                <a:off x="0" y="0"/>
                                <a:ext cx="7065450" cy="436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463905" y="1934955"/>
                                <a:ext cx="1514175" cy="360304"/>
                              </a:xfrm>
                              <a:custGeom>
                                <a:rect b="b" l="l" r="r" t="t"/>
                                <a:pathLst>
                                  <a:path extrusionOk="0" h="120000" w="120000">
                                    <a:moveTo>
                                      <a:pt x="0" y="0"/>
                                    </a:moveTo>
                                    <a:lnTo>
                                      <a:pt x="0" y="81777"/>
                                    </a:lnTo>
                                    <a:lnTo>
                                      <a:pt x="120000" y="81777"/>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3463905" y="3081943"/>
                                <a:ext cx="1514175" cy="360304"/>
                              </a:xfrm>
                              <a:custGeom>
                                <a:rect b="b" l="l" r="r" t="t"/>
                                <a:pathLst>
                                  <a:path extrusionOk="0" h="120000" w="120000">
                                    <a:moveTo>
                                      <a:pt x="0" y="0"/>
                                    </a:moveTo>
                                    <a:lnTo>
                                      <a:pt x="0" y="81777"/>
                                    </a:lnTo>
                                    <a:lnTo>
                                      <a:pt x="120000" y="81777"/>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3418185" y="3081943"/>
                                <a:ext cx="91440" cy="360304"/>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1949729" y="3081943"/>
                                <a:ext cx="1514175" cy="360304"/>
                              </a:xfrm>
                              <a:custGeom>
                                <a:rect b="b" l="l" r="r" t="t"/>
                                <a:pathLst>
                                  <a:path extrusionOk="0" h="120000" w="120000">
                                    <a:moveTo>
                                      <a:pt x="120000" y="0"/>
                                    </a:moveTo>
                                    <a:lnTo>
                                      <a:pt x="120000" y="81777"/>
                                    </a:lnTo>
                                    <a:lnTo>
                                      <a:pt x="0" y="81777"/>
                                    </a:lnTo>
                                    <a:lnTo>
                                      <a:pt x="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3418185" y="1934955"/>
                                <a:ext cx="91440" cy="360304"/>
                              </a:xfrm>
                              <a:custGeom>
                                <a:rect b="b" l="l" r="r" t="t"/>
                                <a:pathLst>
                                  <a:path extrusionOk="0" h="120000" w="120000">
                                    <a:moveTo>
                                      <a:pt x="60000" y="0"/>
                                    </a:moveTo>
                                    <a:lnTo>
                                      <a:pt x="6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1949729" y="1934955"/>
                                <a:ext cx="1514175" cy="360304"/>
                              </a:xfrm>
                              <a:custGeom>
                                <a:rect b="b" l="l" r="r" t="t"/>
                                <a:pathLst>
                                  <a:path extrusionOk="0" h="120000" w="120000">
                                    <a:moveTo>
                                      <a:pt x="120000" y="0"/>
                                    </a:moveTo>
                                    <a:lnTo>
                                      <a:pt x="120000" y="81777"/>
                                    </a:lnTo>
                                    <a:lnTo>
                                      <a:pt x="0" y="81777"/>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3418185" y="787967"/>
                                <a:ext cx="91440" cy="360304"/>
                              </a:xfrm>
                              <a:custGeom>
                                <a:rect b="b" l="l" r="r" t="t"/>
                                <a:pathLst>
                                  <a:path extrusionOk="0" h="120000" w="120000">
                                    <a:moveTo>
                                      <a:pt x="60000" y="0"/>
                                    </a:moveTo>
                                    <a:lnTo>
                                      <a:pt x="6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2844469" y="1284"/>
                                <a:ext cx="1238870" cy="78668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982122" y="132053"/>
                                <a:ext cx="1238870" cy="78668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005163" y="155094"/>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Empresa ganadera bovina de leche </w:t>
                                  </w:r>
                                </w:p>
                              </w:txbxContent>
                            </wps:txbx>
                            <wps:bodyPr anchorCtr="0" anchor="ctr" bIns="34275" lIns="34275" spcFirstLastPara="1" rIns="34275" wrap="square" tIns="34275">
                              <a:noAutofit/>
                            </wps:bodyPr>
                          </wps:wsp>
                          <wps:wsp>
                            <wps:cNvSpPr/>
                            <wps:cNvPr id="81" name="Shape 81"/>
                            <wps:spPr>
                              <a:xfrm>
                                <a:off x="2844469" y="1148272"/>
                                <a:ext cx="1238870" cy="786683"/>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982122" y="1279041"/>
                                <a:ext cx="1238870" cy="786683"/>
                              </a:xfrm>
                              <a:prstGeom prst="roundRect">
                                <a:avLst>
                                  <a:gd fmla="val 10000" name="adj"/>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005163" y="1302082"/>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Política sanitaria y de inocuidad en alimentos </w:t>
                                  </w:r>
                                </w:p>
                              </w:txbxContent>
                            </wps:txbx>
                            <wps:bodyPr anchorCtr="0" anchor="ctr" bIns="34275" lIns="34275" spcFirstLastPara="1" rIns="34275" wrap="square" tIns="34275">
                              <a:noAutofit/>
                            </wps:bodyPr>
                          </wps:wsp>
                          <wps:wsp>
                            <wps:cNvSpPr/>
                            <wps:cNvPr id="84" name="Shape 84"/>
                            <wps:spPr>
                              <a:xfrm>
                                <a:off x="1330294" y="2295260"/>
                                <a:ext cx="1238870" cy="78668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467946" y="2426029"/>
                                <a:ext cx="1238870" cy="786683"/>
                              </a:xfrm>
                              <a:prstGeom prst="roundRect">
                                <a:avLst>
                                  <a:gd fmla="val 10000" name="adj"/>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490987" y="2449070"/>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Normativa en seguridad y salud en el trabajo</w:t>
                                  </w:r>
                                </w:p>
                              </w:txbxContent>
                            </wps:txbx>
                            <wps:bodyPr anchorCtr="0" anchor="ctr" bIns="34275" lIns="34275" spcFirstLastPara="1" rIns="34275" wrap="square" tIns="34275">
                              <a:noAutofit/>
                            </wps:bodyPr>
                          </wps:wsp>
                          <wps:wsp>
                            <wps:cNvSpPr/>
                            <wps:cNvPr id="87" name="Shape 87"/>
                            <wps:spPr>
                              <a:xfrm>
                                <a:off x="2844469" y="2295260"/>
                                <a:ext cx="1238870" cy="78668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982122" y="2426029"/>
                                <a:ext cx="1238870" cy="786683"/>
                              </a:xfrm>
                              <a:prstGeom prst="roundRect">
                                <a:avLst>
                                  <a:gd fmla="val 10000" name="adj"/>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005163" y="2449070"/>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Buenas prácticas ganaderas en la producción de bovinos de leche - BPG</w:t>
                                  </w:r>
                                </w:p>
                              </w:txbxContent>
                            </wps:txbx>
                            <wps:bodyPr anchorCtr="0" anchor="ctr" bIns="34275" lIns="34275" spcFirstLastPara="1" rIns="34275" wrap="square" tIns="34275">
                              <a:noAutofit/>
                            </wps:bodyPr>
                          </wps:wsp>
                          <wps:wsp>
                            <wps:cNvSpPr/>
                            <wps:cNvPr id="90" name="Shape 90"/>
                            <wps:spPr>
                              <a:xfrm>
                                <a:off x="1330294" y="3442248"/>
                                <a:ext cx="1238870" cy="78668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467946" y="3573017"/>
                                <a:ext cx="1238870" cy="786683"/>
                              </a:xfrm>
                              <a:prstGeom prst="roundRect">
                                <a:avLst>
                                  <a:gd fmla="val 10000" name="adj"/>
                                </a:avLst>
                              </a:prstGeom>
                              <a:solidFill>
                                <a:schemeClr val="lt1">
                                  <a:alpha val="89411"/>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490987" y="3596058"/>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Protocolos</w:t>
                                  </w:r>
                                </w:p>
                              </w:txbxContent>
                            </wps:txbx>
                            <wps:bodyPr anchorCtr="0" anchor="ctr" bIns="34275" lIns="34275" spcFirstLastPara="1" rIns="34275" wrap="square" tIns="34275">
                              <a:noAutofit/>
                            </wps:bodyPr>
                          </wps:wsp>
                          <wps:wsp>
                            <wps:cNvSpPr/>
                            <wps:cNvPr id="93" name="Shape 93"/>
                            <wps:spPr>
                              <a:xfrm>
                                <a:off x="2844469" y="3442248"/>
                                <a:ext cx="1238870" cy="78668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982122" y="3573017"/>
                                <a:ext cx="1238870" cy="786683"/>
                              </a:xfrm>
                              <a:prstGeom prst="roundRect">
                                <a:avLst>
                                  <a:gd fmla="val 10000" name="adj"/>
                                </a:avLst>
                              </a:prstGeom>
                              <a:solidFill>
                                <a:schemeClr val="lt1">
                                  <a:alpha val="89411"/>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005163" y="3596058"/>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Recursos para implementación BPG</w:t>
                                  </w:r>
                                </w:p>
                              </w:txbxContent>
                            </wps:txbx>
                            <wps:bodyPr anchorCtr="0" anchor="ctr" bIns="34275" lIns="34275" spcFirstLastPara="1" rIns="34275" wrap="square" tIns="34275">
                              <a:noAutofit/>
                            </wps:bodyPr>
                          </wps:wsp>
                          <wps:wsp>
                            <wps:cNvSpPr/>
                            <wps:cNvPr id="96" name="Shape 96"/>
                            <wps:spPr>
                              <a:xfrm>
                                <a:off x="4358645" y="3442248"/>
                                <a:ext cx="1238870" cy="786683"/>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4496297" y="3573017"/>
                                <a:ext cx="1238870" cy="786683"/>
                              </a:xfrm>
                              <a:prstGeom prst="roundRect">
                                <a:avLst>
                                  <a:gd fmla="val 10000" name="adj"/>
                                </a:avLst>
                              </a:prstGeom>
                              <a:solidFill>
                                <a:schemeClr val="lt1">
                                  <a:alpha val="89411"/>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4519338" y="3596058"/>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Diagnóstico de aplicación de buenas prácticas ganaderas en el predio</w:t>
                                  </w:r>
                                </w:p>
                              </w:txbxContent>
                            </wps:txbx>
                            <wps:bodyPr anchorCtr="0" anchor="ctr" bIns="34275" lIns="34275" spcFirstLastPara="1" rIns="34275" wrap="square" tIns="34275">
                              <a:noAutofit/>
                            </wps:bodyPr>
                          </wps:wsp>
                          <wps:wsp>
                            <wps:cNvSpPr/>
                            <wps:cNvPr id="99" name="Shape 99"/>
                            <wps:spPr>
                              <a:xfrm>
                                <a:off x="4358645" y="2295260"/>
                                <a:ext cx="1238870" cy="786683"/>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496297" y="2426029"/>
                                <a:ext cx="1238870" cy="786683"/>
                              </a:xfrm>
                              <a:prstGeom prst="roundRect">
                                <a:avLst>
                                  <a:gd fmla="val 10000" name="adj"/>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519338" y="2449070"/>
                                <a:ext cx="1192788" cy="740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Gestión ambiental y de calidad </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5904548" cy="3644586"/>
                <wp:effectExtent b="0" l="0" r="0" t="0"/>
                <wp:docPr id="185" name="image34.png"/>
                <a:graphic>
                  <a:graphicData uri="http://schemas.openxmlformats.org/drawingml/2006/picture">
                    <pic:pic>
                      <pic:nvPicPr>
                        <pic:cNvPr id="0" name="image34.png"/>
                        <pic:cNvPicPr preferRelativeResize="0"/>
                      </pic:nvPicPr>
                      <pic:blipFill>
                        <a:blip r:embed="rId56"/>
                        <a:srcRect/>
                        <a:stretch>
                          <a:fillRect/>
                        </a:stretch>
                      </pic:blipFill>
                      <pic:spPr>
                        <a:xfrm>
                          <a:off x="0" y="0"/>
                          <a:ext cx="5904548" cy="3644586"/>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927100</wp:posOffset>
                </wp:positionV>
                <wp:extent cx="1171575" cy="190500"/>
                <wp:effectExtent b="0" l="0" r="0" t="0"/>
                <wp:wrapNone/>
                <wp:docPr id="190" name=""/>
                <a:graphic>
                  <a:graphicData uri="http://schemas.microsoft.com/office/word/2010/wordprocessingShape">
                    <wps:wsp>
                      <wps:cNvSpPr/>
                      <wps:cNvPr id="106" name="Shape 106"/>
                      <wps:spPr>
                        <a:xfrm>
                          <a:off x="4769738" y="3694275"/>
                          <a:ext cx="1152525" cy="17145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Tiene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927100</wp:posOffset>
                </wp:positionV>
                <wp:extent cx="1171575" cy="190500"/>
                <wp:effectExtent b="0" l="0" r="0" t="0"/>
                <wp:wrapNone/>
                <wp:docPr id="190" name="image49.png"/>
                <a:graphic>
                  <a:graphicData uri="http://schemas.openxmlformats.org/drawingml/2006/picture">
                    <pic:pic>
                      <pic:nvPicPr>
                        <pic:cNvPr id="0" name="image49.png"/>
                        <pic:cNvPicPr preferRelativeResize="0"/>
                      </pic:nvPicPr>
                      <pic:blipFill>
                        <a:blip r:embed="rId57"/>
                        <a:srcRect/>
                        <a:stretch>
                          <a:fillRect/>
                        </a:stretch>
                      </pic:blipFill>
                      <pic:spPr>
                        <a:xfrm>
                          <a:off x="0" y="0"/>
                          <a:ext cx="117157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2159000</wp:posOffset>
                </wp:positionV>
                <wp:extent cx="1171575" cy="190500"/>
                <wp:effectExtent b="0" l="0" r="0" t="0"/>
                <wp:wrapNone/>
                <wp:docPr id="191" name=""/>
                <a:graphic>
                  <a:graphicData uri="http://schemas.microsoft.com/office/word/2010/wordprocessingShape">
                    <wps:wsp>
                      <wps:cNvSpPr/>
                      <wps:cNvPr id="107" name="Shape 107"/>
                      <wps:spPr>
                        <a:xfrm>
                          <a:off x="4769738" y="3694275"/>
                          <a:ext cx="1152525" cy="17145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Hace parte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2159000</wp:posOffset>
                </wp:positionV>
                <wp:extent cx="1171575" cy="190500"/>
                <wp:effectExtent b="0" l="0" r="0" t="0"/>
                <wp:wrapNone/>
                <wp:docPr id="191" name="image50.png"/>
                <a:graphic>
                  <a:graphicData uri="http://schemas.openxmlformats.org/drawingml/2006/picture">
                    <pic:pic>
                      <pic:nvPicPr>
                        <pic:cNvPr id="0" name="image50.png"/>
                        <pic:cNvPicPr preferRelativeResize="0"/>
                      </pic:nvPicPr>
                      <pic:blipFill>
                        <a:blip r:embed="rId58"/>
                        <a:srcRect/>
                        <a:stretch>
                          <a:fillRect/>
                        </a:stretch>
                      </pic:blipFill>
                      <pic:spPr>
                        <a:xfrm>
                          <a:off x="0" y="0"/>
                          <a:ext cx="117157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3238500</wp:posOffset>
                </wp:positionV>
                <wp:extent cx="1171575" cy="190500"/>
                <wp:effectExtent b="0" l="0" r="0" t="0"/>
                <wp:wrapNone/>
                <wp:docPr id="192" name=""/>
                <a:graphic>
                  <a:graphicData uri="http://schemas.microsoft.com/office/word/2010/wordprocessingShape">
                    <wps:wsp>
                      <wps:cNvSpPr/>
                      <wps:cNvPr id="108" name="Shape 108"/>
                      <wps:spPr>
                        <a:xfrm>
                          <a:off x="4769738" y="3694275"/>
                          <a:ext cx="1152525" cy="17145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Se divide 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3238500</wp:posOffset>
                </wp:positionV>
                <wp:extent cx="1171575" cy="190500"/>
                <wp:effectExtent b="0" l="0" r="0" t="0"/>
                <wp:wrapNone/>
                <wp:docPr id="192" name="image51.png"/>
                <a:graphic>
                  <a:graphicData uri="http://schemas.openxmlformats.org/drawingml/2006/picture">
                    <pic:pic>
                      <pic:nvPicPr>
                        <pic:cNvPr id="0" name="image51.png"/>
                        <pic:cNvPicPr preferRelativeResize="0"/>
                      </pic:nvPicPr>
                      <pic:blipFill>
                        <a:blip r:embed="rId59"/>
                        <a:srcRect/>
                        <a:stretch>
                          <a:fillRect/>
                        </a:stretch>
                      </pic:blipFill>
                      <pic:spPr>
                        <a:xfrm>
                          <a:off x="0" y="0"/>
                          <a:ext cx="1171575" cy="190500"/>
                        </a:xfrm>
                        <a:prstGeom prst="rect"/>
                        <a:ln/>
                      </pic:spPr>
                    </pic:pic>
                  </a:graphicData>
                </a:graphic>
              </wp:anchor>
            </w:drawing>
          </mc:Fallback>
        </mc:AlternateContent>
      </w:r>
    </w:p>
    <w:p w:rsidR="00000000" w:rsidDel="00000000" w:rsidP="00000000" w:rsidRDefault="00000000" w:rsidRPr="00000000" w14:paraId="0000023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B">
      <w:pPr>
        <w:rPr>
          <w:color w:val="948a54"/>
          <w:sz w:val="20"/>
          <w:szCs w:val="20"/>
        </w:rPr>
      </w:pPr>
      <w:r w:rsidDel="00000000" w:rsidR="00000000" w:rsidRPr="00000000">
        <w:rPr>
          <w:rtl w:val="0"/>
        </w:rPr>
      </w:r>
    </w:p>
    <w:p w:rsidR="00000000" w:rsidDel="00000000" w:rsidP="00000000" w:rsidRDefault="00000000" w:rsidRPr="00000000" w14:paraId="0000023C">
      <w:pPr>
        <w:rPr>
          <w:color w:val="948a54"/>
          <w:sz w:val="20"/>
          <w:szCs w:val="20"/>
        </w:rPr>
      </w:pPr>
      <w:r w:rsidDel="00000000" w:rsidR="00000000" w:rsidRPr="00000000">
        <w:rPr>
          <w:rtl w:val="0"/>
        </w:rPr>
      </w:r>
    </w:p>
    <w:p w:rsidR="00000000" w:rsidDel="00000000" w:rsidP="00000000" w:rsidRDefault="00000000" w:rsidRPr="00000000" w14:paraId="0000023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23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F">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0">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2">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243">
            <w:pPr>
              <w:rPr>
                <w:b w:val="0"/>
                <w:color w:val="000000"/>
                <w:sz w:val="20"/>
                <w:szCs w:val="20"/>
              </w:rPr>
            </w:pPr>
            <w:r w:rsidDel="00000000" w:rsidR="00000000" w:rsidRPr="00000000">
              <w:rPr>
                <w:b w:val="0"/>
                <w:color w:val="000000"/>
                <w:sz w:val="20"/>
                <w:szCs w:val="20"/>
                <w:rtl w:val="0"/>
              </w:rPr>
              <w:t xml:space="preserve">Conceptualización de BPGBL</w:t>
            </w:r>
          </w:p>
        </w:tc>
      </w:tr>
      <w:tr>
        <w:trPr>
          <w:cantSplit w:val="0"/>
          <w:trHeight w:val="806" w:hRule="atLeast"/>
          <w:tblHeader w:val="0"/>
        </w:trPr>
        <w:tc>
          <w:tcPr>
            <w:shd w:fill="fac896" w:val="clear"/>
            <w:vAlign w:val="center"/>
          </w:tcPr>
          <w:p w:rsidR="00000000" w:rsidDel="00000000" w:rsidP="00000000" w:rsidRDefault="00000000" w:rsidRPr="00000000" w14:paraId="00000244">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45">
            <w:pPr>
              <w:rPr>
                <w:b w:val="0"/>
                <w:color w:val="000000"/>
                <w:sz w:val="20"/>
                <w:szCs w:val="20"/>
              </w:rPr>
            </w:pPr>
            <w:r w:rsidDel="00000000" w:rsidR="00000000" w:rsidRPr="00000000">
              <w:rPr>
                <w:b w:val="0"/>
                <w:color w:val="000000"/>
                <w:sz w:val="20"/>
                <w:szCs w:val="20"/>
                <w:rtl w:val="0"/>
              </w:rPr>
              <w:t xml:space="preserve">Reforzar conocimientos acerca de los diferentes conceptos referente a las BPGBL.</w:t>
            </w:r>
          </w:p>
        </w:tc>
      </w:tr>
      <w:tr>
        <w:trPr>
          <w:cantSplit w:val="0"/>
          <w:trHeight w:val="806" w:hRule="atLeast"/>
          <w:tblHeader w:val="0"/>
        </w:trPr>
        <w:tc>
          <w:tcPr>
            <w:shd w:fill="fac896" w:val="clear"/>
            <w:vAlign w:val="center"/>
          </w:tcPr>
          <w:p w:rsidR="00000000" w:rsidDel="00000000" w:rsidP="00000000" w:rsidRDefault="00000000" w:rsidRPr="00000000" w14:paraId="00000246">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47">
            <w:pPr>
              <w:rPr>
                <w:color w:val="000000"/>
                <w:sz w:val="20"/>
                <w:szCs w:val="20"/>
              </w:rPr>
            </w:pPr>
            <w:r w:rsidDel="00000000" w:rsidR="00000000" w:rsidRPr="00000000">
              <w:rPr>
                <w:b w:val="0"/>
                <w:sz w:val="22"/>
                <w:szCs w:val="22"/>
              </w:rPr>
              <w:pict>
                <v:shape id="_x0000_i1025" style="width:80.25pt;height:63.75pt" o:ole="" type="#_x0000_t75">
                  <v:imagedata r:id="rId1" o:title=""/>
                </v:shape>
                <o:OLEObject DrawAspect="Content" r:id="rId2" ObjectID="_1709496825" ProgID="PBrush" ShapeID="_x0000_i1025"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8">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49">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A">
            <w:pPr>
              <w:rPr>
                <w:b w:val="0"/>
                <w:i w:val="1"/>
                <w:color w:val="999999"/>
                <w:sz w:val="20"/>
                <w:szCs w:val="20"/>
              </w:rPr>
            </w:pPr>
            <w:r w:rsidDel="00000000" w:rsidR="00000000" w:rsidRPr="00000000">
              <w:rPr>
                <w:b w:val="0"/>
                <w:i w:val="1"/>
                <w:color w:val="000000"/>
                <w:sz w:val="20"/>
                <w:szCs w:val="20"/>
                <w:rtl w:val="0"/>
              </w:rPr>
              <w:t xml:space="preserve">Actividad_didactica_CF001.docx (Anexos)</w:t>
            </w:r>
            <w:r w:rsidDel="00000000" w:rsidR="00000000" w:rsidRPr="00000000">
              <w:rPr>
                <w:rtl w:val="0"/>
              </w:rPr>
            </w:r>
          </w:p>
        </w:tc>
      </w:tr>
    </w:tbl>
    <w:p w:rsidR="00000000" w:rsidDel="00000000" w:rsidP="00000000" w:rsidRDefault="00000000" w:rsidRPr="00000000" w14:paraId="0000024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4C">
      <w:pPr>
        <w:rPr>
          <w:b w:val="1"/>
          <w:sz w:val="20"/>
          <w:szCs w:val="20"/>
          <w:u w:val="single"/>
        </w:rPr>
      </w:pPr>
      <w:r w:rsidDel="00000000" w:rsidR="00000000" w:rsidRPr="00000000">
        <w:rPr>
          <w:rtl w:val="0"/>
        </w:rPr>
      </w:r>
    </w:p>
    <w:p w:rsidR="00000000" w:rsidDel="00000000" w:rsidP="00000000" w:rsidRDefault="00000000" w:rsidRPr="00000000" w14:paraId="0000024D">
      <w:pPr>
        <w:rPr>
          <w:b w:val="1"/>
          <w:sz w:val="20"/>
          <w:szCs w:val="20"/>
        </w:rPr>
      </w:pPr>
      <w:r w:rsidDel="00000000" w:rsidR="00000000" w:rsidRPr="00000000">
        <w:rPr>
          <w:rtl w:val="0"/>
        </w:rPr>
      </w:r>
    </w:p>
    <w:p w:rsidR="00000000" w:rsidDel="00000000" w:rsidP="00000000" w:rsidRDefault="00000000" w:rsidRPr="00000000" w14:paraId="0000024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4F">
      <w:pPr>
        <w:rPr>
          <w:sz w:val="20"/>
          <w:szCs w:val="20"/>
        </w:rPr>
      </w:pPr>
      <w:r w:rsidDel="00000000" w:rsidR="00000000" w:rsidRPr="00000000">
        <w:rPr>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0">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1">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2">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53">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4">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55">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6">
            <w:pPr>
              <w:rPr>
                <w:b w:val="0"/>
                <w:sz w:val="20"/>
                <w:szCs w:val="20"/>
              </w:rPr>
            </w:pPr>
            <w:r w:rsidDel="00000000" w:rsidR="00000000" w:rsidRPr="00000000">
              <w:rPr>
                <w:sz w:val="20"/>
                <w:szCs w:val="20"/>
                <w:rtl w:val="0"/>
              </w:rPr>
              <w:t xml:space="preserve">3. Buenas prácticas ganaderas en la producción de bovinos de leche - BPG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7">
            <w:pPr>
              <w:rPr>
                <w:b w:val="0"/>
                <w:sz w:val="20"/>
                <w:szCs w:val="20"/>
              </w:rPr>
            </w:pPr>
            <w:r w:rsidDel="00000000" w:rsidR="00000000" w:rsidRPr="00000000">
              <w:rPr>
                <w:rtl w:val="0"/>
              </w:rPr>
            </w:r>
          </w:p>
          <w:p w:rsidR="00000000" w:rsidDel="00000000" w:rsidP="00000000" w:rsidRDefault="00000000" w:rsidRPr="00000000" w14:paraId="00000258">
            <w:pPr>
              <w:rPr>
                <w:sz w:val="20"/>
                <w:szCs w:val="20"/>
              </w:rPr>
            </w:pPr>
            <w:r w:rsidDel="00000000" w:rsidR="00000000" w:rsidRPr="00000000">
              <w:rPr>
                <w:b w:val="0"/>
                <w:sz w:val="20"/>
                <w:szCs w:val="20"/>
                <w:rtl w:val="0"/>
              </w:rPr>
              <w:t xml:space="preserve">IICA – SENASA. (2018). </w:t>
            </w:r>
            <w:r w:rsidDel="00000000" w:rsidR="00000000" w:rsidRPr="00000000">
              <w:rPr>
                <w:i w:val="1"/>
                <w:sz w:val="20"/>
                <w:szCs w:val="20"/>
                <w:rtl w:val="0"/>
              </w:rPr>
              <w:t xml:space="preserve">Buenas </w:t>
            </w:r>
            <w:r w:rsidDel="00000000" w:rsidR="00000000" w:rsidRPr="00000000">
              <w:rPr>
                <w:b w:val="0"/>
                <w:i w:val="1"/>
                <w:sz w:val="20"/>
                <w:szCs w:val="20"/>
                <w:rtl w:val="0"/>
              </w:rPr>
              <w:t xml:space="preserve">Prácticas</w:t>
            </w:r>
            <w:r w:rsidDel="00000000" w:rsidR="00000000" w:rsidRPr="00000000">
              <w:rPr>
                <w:i w:val="1"/>
                <w:sz w:val="20"/>
                <w:szCs w:val="20"/>
                <w:rtl w:val="0"/>
              </w:rPr>
              <w:t xml:space="preserve"> </w:t>
            </w:r>
            <w:r w:rsidDel="00000000" w:rsidR="00000000" w:rsidRPr="00000000">
              <w:rPr>
                <w:b w:val="0"/>
                <w:i w:val="1"/>
                <w:sz w:val="20"/>
                <w:szCs w:val="20"/>
                <w:rtl w:val="0"/>
              </w:rPr>
              <w:t xml:space="preserve">P</w:t>
            </w:r>
            <w:r w:rsidDel="00000000" w:rsidR="00000000" w:rsidRPr="00000000">
              <w:rPr>
                <w:i w:val="1"/>
                <w:sz w:val="20"/>
                <w:szCs w:val="20"/>
                <w:rtl w:val="0"/>
              </w:rPr>
              <w:t xml:space="preserve">ecuarias en la </w:t>
            </w:r>
            <w:r w:rsidDel="00000000" w:rsidR="00000000" w:rsidRPr="00000000">
              <w:rPr>
                <w:b w:val="0"/>
                <w:i w:val="1"/>
                <w:sz w:val="20"/>
                <w:szCs w:val="20"/>
                <w:rtl w:val="0"/>
              </w:rPr>
              <w:t xml:space="preserve">P</w:t>
            </w:r>
            <w:r w:rsidDel="00000000" w:rsidR="00000000" w:rsidRPr="00000000">
              <w:rPr>
                <w:i w:val="1"/>
                <w:sz w:val="20"/>
                <w:szCs w:val="20"/>
                <w:rtl w:val="0"/>
              </w:rPr>
              <w:t xml:space="preserve">roducción de </w:t>
            </w:r>
            <w:r w:rsidDel="00000000" w:rsidR="00000000" w:rsidRPr="00000000">
              <w:rPr>
                <w:b w:val="0"/>
                <w:i w:val="1"/>
                <w:sz w:val="20"/>
                <w:szCs w:val="20"/>
                <w:rtl w:val="0"/>
              </w:rPr>
              <w:t xml:space="preserve">G</w:t>
            </w:r>
            <w:r w:rsidDel="00000000" w:rsidR="00000000" w:rsidRPr="00000000">
              <w:rPr>
                <w:i w:val="1"/>
                <w:sz w:val="20"/>
                <w:szCs w:val="20"/>
                <w:rtl w:val="0"/>
              </w:rPr>
              <w:t xml:space="preserve">anado Bovino.</w:t>
            </w:r>
            <w:r w:rsidDel="00000000" w:rsidR="00000000" w:rsidRPr="00000000">
              <w:rPr>
                <w:rtl w:val="0"/>
              </w:rPr>
            </w:r>
          </w:p>
          <w:p w:rsidR="00000000" w:rsidDel="00000000" w:rsidP="00000000" w:rsidRDefault="00000000" w:rsidRPr="00000000" w14:paraId="00000259">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A">
            <w:pPr>
              <w:rPr>
                <w:b w:val="0"/>
                <w:sz w:val="20"/>
                <w:szCs w:val="20"/>
              </w:rPr>
            </w:pPr>
            <w:r w:rsidDel="00000000" w:rsidR="00000000" w:rsidRPr="00000000">
              <w:rPr>
                <w:b w:val="0"/>
                <w:sz w:val="20"/>
                <w:szCs w:val="20"/>
                <w:rtl w:val="0"/>
              </w:rPr>
              <w:t xml:space="preserve">Manual</w:t>
            </w:r>
          </w:p>
        </w:tc>
        <w:tc>
          <w:tcPr>
            <w:tcMar>
              <w:top w:w="100.0" w:type="dxa"/>
              <w:left w:w="100.0" w:type="dxa"/>
              <w:bottom w:w="100.0" w:type="dxa"/>
              <w:right w:w="100.0" w:type="dxa"/>
            </w:tcMar>
          </w:tcPr>
          <w:p w:rsidR="00000000" w:rsidDel="00000000" w:rsidP="00000000" w:rsidRDefault="00000000" w:rsidRPr="00000000" w14:paraId="0000025B">
            <w:pPr>
              <w:rPr>
                <w:b w:val="0"/>
                <w:sz w:val="20"/>
                <w:szCs w:val="20"/>
              </w:rPr>
            </w:pPr>
            <w:hyperlink r:id="rId60">
              <w:r w:rsidDel="00000000" w:rsidR="00000000" w:rsidRPr="00000000">
                <w:rPr>
                  <w:color w:val="0000ff"/>
                  <w:sz w:val="20"/>
                  <w:szCs w:val="20"/>
                  <w:u w:val="single"/>
                  <w:rtl w:val="0"/>
                </w:rPr>
                <w:t xml:space="preserve">http://proleche.com/wp-content/uploads/2019/02/ManualProduccio%CC%81nGanadoBovino.pdf</w:t>
              </w:r>
            </w:hyperlink>
            <w:r w:rsidDel="00000000" w:rsidR="00000000" w:rsidRPr="00000000">
              <w:rPr>
                <w:rtl w:val="0"/>
              </w:rPr>
            </w:r>
          </w:p>
          <w:p w:rsidR="00000000" w:rsidDel="00000000" w:rsidP="00000000" w:rsidRDefault="00000000" w:rsidRPr="00000000" w14:paraId="0000025C">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5D">
            <w:pPr>
              <w:rPr>
                <w:b w:val="0"/>
                <w:sz w:val="20"/>
                <w:szCs w:val="20"/>
              </w:rPr>
            </w:pPr>
            <w:r w:rsidDel="00000000" w:rsidR="00000000" w:rsidRPr="00000000">
              <w:rPr>
                <w:b w:val="0"/>
                <w:sz w:val="20"/>
                <w:szCs w:val="20"/>
                <w:rtl w:val="0"/>
              </w:rPr>
              <w:t xml:space="preserve">3.3 Aplicación BPG</w:t>
            </w:r>
          </w:p>
        </w:tc>
        <w:tc>
          <w:tcPr>
            <w:tcMar>
              <w:top w:w="100.0" w:type="dxa"/>
              <w:left w:w="100.0" w:type="dxa"/>
              <w:bottom w:w="100.0" w:type="dxa"/>
              <w:right w:w="100.0" w:type="dxa"/>
            </w:tcMar>
          </w:tcPr>
          <w:p w:rsidR="00000000" w:rsidDel="00000000" w:rsidP="00000000" w:rsidRDefault="00000000" w:rsidRPr="00000000" w14:paraId="0000025E">
            <w:pPr>
              <w:rPr>
                <w:i w:val="1"/>
                <w:sz w:val="20"/>
                <w:szCs w:val="20"/>
              </w:rPr>
            </w:pPr>
            <w:r w:rsidDel="00000000" w:rsidR="00000000" w:rsidRPr="00000000">
              <w:rPr>
                <w:b w:val="0"/>
                <w:sz w:val="20"/>
                <w:szCs w:val="20"/>
                <w:rtl w:val="0"/>
              </w:rPr>
              <w:t xml:space="preserve">Sitio Argentino de Producción Animal. (2012).</w:t>
            </w:r>
            <w:r w:rsidDel="00000000" w:rsidR="00000000" w:rsidRPr="00000000">
              <w:rPr>
                <w:rtl w:val="0"/>
              </w:rPr>
              <w:t xml:space="preserve"> </w:t>
            </w:r>
            <w:r w:rsidDel="00000000" w:rsidR="00000000" w:rsidRPr="00000000">
              <w:rPr>
                <w:i w:val="1"/>
                <w:sz w:val="20"/>
                <w:szCs w:val="20"/>
                <w:rtl w:val="0"/>
              </w:rPr>
              <w:t xml:space="preserve">Aplicación de las buenas prácticas ganaderas (BPG). Un caso real.</w:t>
            </w:r>
          </w:p>
          <w:p w:rsidR="00000000" w:rsidDel="00000000" w:rsidP="00000000" w:rsidRDefault="00000000" w:rsidRPr="00000000" w14:paraId="0000025F">
            <w:pPr>
              <w:rPr>
                <w:b w:val="0"/>
                <w:sz w:val="20"/>
                <w:szCs w:val="20"/>
              </w:rPr>
            </w:pPr>
            <w:r w:rsidDel="00000000" w:rsidR="00000000" w:rsidRPr="00000000">
              <w:rPr>
                <w:rtl w:val="0"/>
              </w:rPr>
            </w:r>
          </w:p>
          <w:p w:rsidR="00000000" w:rsidDel="00000000" w:rsidP="00000000" w:rsidRDefault="00000000" w:rsidRPr="00000000" w14:paraId="0000026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1">
            <w:pPr>
              <w:rPr>
                <w:b w:val="0"/>
                <w:sz w:val="20"/>
                <w:szCs w:val="20"/>
              </w:rPr>
            </w:pPr>
            <w:r w:rsidDel="00000000" w:rsidR="00000000" w:rsidRPr="00000000">
              <w:rPr>
                <w:b w:val="0"/>
                <w:sz w:val="20"/>
                <w:szCs w:val="2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262">
            <w:pPr>
              <w:rPr>
                <w:b w:val="0"/>
                <w:sz w:val="20"/>
                <w:szCs w:val="20"/>
              </w:rPr>
            </w:pPr>
            <w:hyperlink r:id="rId61">
              <w:r w:rsidDel="00000000" w:rsidR="00000000" w:rsidRPr="00000000">
                <w:rPr>
                  <w:color w:val="0000ff"/>
                  <w:sz w:val="20"/>
                  <w:szCs w:val="20"/>
                  <w:u w:val="single"/>
                  <w:rtl w:val="0"/>
                </w:rPr>
                <w:t xml:space="preserve">https://www.produccion-animal.com.ar/etologia_y_bienestar/bienestar_en_bovinos/62-bpg.pdf</w:t>
              </w:r>
            </w:hyperlink>
            <w:r w:rsidDel="00000000" w:rsidR="00000000" w:rsidRPr="00000000">
              <w:rPr>
                <w:rtl w:val="0"/>
              </w:rPr>
            </w:r>
          </w:p>
          <w:p w:rsidR="00000000" w:rsidDel="00000000" w:rsidP="00000000" w:rsidRDefault="00000000" w:rsidRPr="00000000" w14:paraId="00000263">
            <w:pPr>
              <w:rPr>
                <w:b w:val="0"/>
                <w:sz w:val="20"/>
                <w:szCs w:val="20"/>
              </w:rPr>
            </w:pPr>
            <w:r w:rsidDel="00000000" w:rsidR="00000000" w:rsidRPr="00000000">
              <w:rPr>
                <w:rtl w:val="0"/>
              </w:rPr>
            </w:r>
          </w:p>
        </w:tc>
      </w:tr>
    </w:tbl>
    <w:p w:rsidR="00000000" w:rsidDel="00000000" w:rsidP="00000000" w:rsidRDefault="00000000" w:rsidRPr="00000000" w14:paraId="00000264">
      <w:pPr>
        <w:rPr>
          <w:sz w:val="20"/>
          <w:szCs w:val="20"/>
        </w:rPr>
      </w:pPr>
      <w:r w:rsidDel="00000000" w:rsidR="00000000" w:rsidRPr="00000000">
        <w:rPr>
          <w:rtl w:val="0"/>
        </w:rPr>
      </w:r>
    </w:p>
    <w:p w:rsidR="00000000" w:rsidDel="00000000" w:rsidP="00000000" w:rsidRDefault="00000000" w:rsidRPr="00000000" w14:paraId="00000265">
      <w:pPr>
        <w:rPr>
          <w:sz w:val="20"/>
          <w:szCs w:val="20"/>
        </w:rPr>
      </w:pPr>
      <w:r w:rsidDel="00000000" w:rsidR="00000000" w:rsidRPr="00000000">
        <w:rPr>
          <w:rtl w:val="0"/>
        </w:rPr>
      </w:r>
    </w:p>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6B">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6C">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D">
            <w:pPr>
              <w:rPr>
                <w:sz w:val="20"/>
                <w:szCs w:val="20"/>
              </w:rPr>
            </w:pPr>
            <w:r w:rsidDel="00000000" w:rsidR="00000000" w:rsidRPr="00000000">
              <w:rPr>
                <w:sz w:val="20"/>
                <w:szCs w:val="20"/>
                <w:rtl w:val="0"/>
              </w:rPr>
              <w:t xml:space="preserve">Bienestar animal</w:t>
            </w:r>
          </w:p>
        </w:tc>
        <w:tc>
          <w:tcPr>
            <w:tcMar>
              <w:top w:w="100.0" w:type="dxa"/>
              <w:left w:w="100.0" w:type="dxa"/>
              <w:bottom w:w="100.0" w:type="dxa"/>
              <w:right w:w="100.0" w:type="dxa"/>
            </w:tcMar>
          </w:tcPr>
          <w:p w:rsidR="00000000" w:rsidDel="00000000" w:rsidP="00000000" w:rsidRDefault="00000000" w:rsidRPr="00000000" w14:paraId="0000026E">
            <w:pPr>
              <w:rPr>
                <w:sz w:val="20"/>
                <w:szCs w:val="20"/>
              </w:rPr>
            </w:pPr>
            <w:r w:rsidDel="00000000" w:rsidR="00000000" w:rsidRPr="00000000">
              <w:rPr>
                <w:b w:val="0"/>
                <w:sz w:val="20"/>
                <w:szCs w:val="20"/>
                <w:rtl w:val="0"/>
              </w:rPr>
              <w:t xml:space="preserve">Es el estado físico y mental de los animales con relación a las condiciones en las que viven y mueren.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F">
            <w:pPr>
              <w:rPr>
                <w:sz w:val="20"/>
                <w:szCs w:val="20"/>
              </w:rPr>
            </w:pPr>
            <w:r w:rsidDel="00000000" w:rsidR="00000000" w:rsidRPr="00000000">
              <w:rPr>
                <w:sz w:val="20"/>
                <w:szCs w:val="20"/>
                <w:rtl w:val="0"/>
              </w:rPr>
              <w:t xml:space="preserve">Bioseguridad</w:t>
            </w:r>
          </w:p>
        </w:tc>
        <w:tc>
          <w:tcPr>
            <w:tcMar>
              <w:top w:w="100.0" w:type="dxa"/>
              <w:left w:w="100.0" w:type="dxa"/>
              <w:bottom w:w="100.0" w:type="dxa"/>
              <w:right w:w="100.0" w:type="dxa"/>
            </w:tcMar>
          </w:tcPr>
          <w:p w:rsidR="00000000" w:rsidDel="00000000" w:rsidP="00000000" w:rsidRDefault="00000000" w:rsidRPr="00000000" w14:paraId="00000270">
            <w:pPr>
              <w:rPr>
                <w:b w:val="0"/>
                <w:sz w:val="20"/>
                <w:szCs w:val="20"/>
              </w:rPr>
            </w:pPr>
            <w:r w:rsidDel="00000000" w:rsidR="00000000" w:rsidRPr="00000000">
              <w:rPr>
                <w:b w:val="0"/>
                <w:sz w:val="20"/>
                <w:szCs w:val="20"/>
                <w:rtl w:val="0"/>
              </w:rPr>
              <w:t xml:space="preserve">Son todas aquellas medidas sanitarias, procedimientos técnicos y normas de manejo que se aplican de forma permanente, con el propósito de prevenir la entrada y salida de agentes infectocontagiosos en la unidad de producción primaria.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1">
            <w:pPr>
              <w:rPr>
                <w:sz w:val="20"/>
                <w:szCs w:val="20"/>
              </w:rPr>
            </w:pPr>
            <w:r w:rsidDel="00000000" w:rsidR="00000000" w:rsidRPr="00000000">
              <w:rPr>
                <w:sz w:val="20"/>
                <w:szCs w:val="20"/>
                <w:rtl w:val="0"/>
              </w:rPr>
              <w:t xml:space="preserve">Buenas Prácticas Ganaderas (BPG)</w:t>
            </w:r>
          </w:p>
        </w:tc>
        <w:tc>
          <w:tcPr>
            <w:tcMar>
              <w:top w:w="100.0" w:type="dxa"/>
              <w:left w:w="100.0" w:type="dxa"/>
              <w:bottom w:w="100.0" w:type="dxa"/>
              <w:right w:w="100.0" w:type="dxa"/>
            </w:tcMar>
          </w:tcPr>
          <w:p w:rsidR="00000000" w:rsidDel="00000000" w:rsidP="00000000" w:rsidRDefault="00000000" w:rsidRPr="00000000" w14:paraId="00000272">
            <w:pPr>
              <w:rPr>
                <w:b w:val="0"/>
                <w:sz w:val="20"/>
                <w:szCs w:val="20"/>
              </w:rPr>
            </w:pPr>
            <w:r w:rsidDel="00000000" w:rsidR="00000000" w:rsidRPr="00000000">
              <w:rPr>
                <w:b w:val="0"/>
                <w:sz w:val="20"/>
                <w:szCs w:val="20"/>
                <w:rtl w:val="0"/>
              </w:rPr>
              <w:t xml:space="preserve">Prácticas recomendadas con el propósito de disminuir riesgos físicos, químicos y biológicos en la producción primaria de alimentos de origen animal que puedan generar riesgo a las personas promoviendo la sanidad, el bienestar animal y la protección del medio ambiente.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3">
            <w:pPr>
              <w:rPr>
                <w:sz w:val="20"/>
                <w:szCs w:val="20"/>
              </w:rPr>
            </w:pPr>
            <w:r w:rsidDel="00000000" w:rsidR="00000000" w:rsidRPr="00000000">
              <w:rPr>
                <w:sz w:val="20"/>
                <w:szCs w:val="20"/>
                <w:rtl w:val="0"/>
              </w:rPr>
              <w:t xml:space="preserve">Buenas Prácticas en el Uso de Medicamentos Veterinarios (BPMV)</w:t>
            </w:r>
          </w:p>
        </w:tc>
        <w:tc>
          <w:tcPr>
            <w:tcMar>
              <w:top w:w="100.0" w:type="dxa"/>
              <w:left w:w="100.0" w:type="dxa"/>
              <w:bottom w:w="100.0" w:type="dxa"/>
              <w:right w:w="100.0" w:type="dxa"/>
            </w:tcMar>
          </w:tcPr>
          <w:p w:rsidR="00000000" w:rsidDel="00000000" w:rsidP="00000000" w:rsidRDefault="00000000" w:rsidRPr="00000000" w14:paraId="00000274">
            <w:pPr>
              <w:rPr>
                <w:b w:val="0"/>
                <w:sz w:val="20"/>
                <w:szCs w:val="20"/>
              </w:rPr>
            </w:pPr>
            <w:r w:rsidDel="00000000" w:rsidR="00000000" w:rsidRPr="00000000">
              <w:rPr>
                <w:b w:val="0"/>
                <w:sz w:val="20"/>
                <w:szCs w:val="20"/>
                <w:rtl w:val="0"/>
              </w:rPr>
              <w:t xml:space="preserve">Se define como el cumplimiento de los métodos de empleo oficialmente recomendados para los medicamentos de uso veterinario, de conformidad con la información consignada en el rotulado de los productos aprobados, incluido el tiempo de retiro, cuando los mismos se utilizan bajo condiciones prácticas.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5">
            <w:pPr>
              <w:rPr>
                <w:sz w:val="20"/>
                <w:szCs w:val="20"/>
              </w:rPr>
            </w:pPr>
            <w:r w:rsidDel="00000000" w:rsidR="00000000" w:rsidRPr="00000000">
              <w:rPr>
                <w:sz w:val="20"/>
                <w:szCs w:val="20"/>
                <w:rtl w:val="0"/>
              </w:rPr>
              <w:t xml:space="preserve">Condiciones laborales</w:t>
            </w:r>
          </w:p>
        </w:tc>
        <w:tc>
          <w:tcPr>
            <w:tcMar>
              <w:top w:w="100.0" w:type="dxa"/>
              <w:left w:w="100.0" w:type="dxa"/>
              <w:bottom w:w="100.0" w:type="dxa"/>
              <w:right w:w="100.0" w:type="dxa"/>
            </w:tcMar>
          </w:tcPr>
          <w:p w:rsidR="00000000" w:rsidDel="00000000" w:rsidP="00000000" w:rsidRDefault="00000000" w:rsidRPr="00000000" w14:paraId="00000276">
            <w:pPr>
              <w:rPr>
                <w:b w:val="0"/>
                <w:sz w:val="20"/>
                <w:szCs w:val="20"/>
              </w:rPr>
            </w:pPr>
            <w:r w:rsidDel="00000000" w:rsidR="00000000" w:rsidRPr="00000000">
              <w:rPr>
                <w:b w:val="0"/>
                <w:sz w:val="20"/>
                <w:szCs w:val="20"/>
                <w:rtl w:val="0"/>
              </w:rPr>
              <w:t xml:space="preserve">Capacitación del personal, seguridad e higiene del personal y los animales que se manejan.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7">
            <w:pPr>
              <w:rPr>
                <w:sz w:val="20"/>
                <w:szCs w:val="20"/>
              </w:rPr>
            </w:pPr>
            <w:r w:rsidDel="00000000" w:rsidR="00000000" w:rsidRPr="00000000">
              <w:rPr>
                <w:sz w:val="20"/>
                <w:szCs w:val="20"/>
                <w:rtl w:val="0"/>
              </w:rPr>
              <w:t xml:space="preserve">Inocuidad</w:t>
            </w:r>
          </w:p>
        </w:tc>
        <w:tc>
          <w:tcPr>
            <w:tcMar>
              <w:top w:w="100.0" w:type="dxa"/>
              <w:left w:w="100.0" w:type="dxa"/>
              <w:bottom w:w="100.0" w:type="dxa"/>
              <w:right w:w="100.0" w:type="dxa"/>
            </w:tcMar>
          </w:tcPr>
          <w:p w:rsidR="00000000" w:rsidDel="00000000" w:rsidP="00000000" w:rsidRDefault="00000000" w:rsidRPr="00000000" w14:paraId="00000278">
            <w:pPr>
              <w:rPr>
                <w:b w:val="0"/>
                <w:sz w:val="20"/>
                <w:szCs w:val="20"/>
              </w:rPr>
            </w:pPr>
            <w:r w:rsidDel="00000000" w:rsidR="00000000" w:rsidRPr="00000000">
              <w:rPr>
                <w:b w:val="0"/>
                <w:sz w:val="20"/>
                <w:szCs w:val="20"/>
                <w:rtl w:val="0"/>
              </w:rPr>
              <w:t xml:space="preserve">Característica o atributo de un alimento, que determina que el consumo del mismo no causa riesgo para la salud del consumidor.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9">
            <w:pPr>
              <w:rPr>
                <w:sz w:val="20"/>
                <w:szCs w:val="20"/>
              </w:rPr>
            </w:pPr>
            <w:r w:rsidDel="00000000" w:rsidR="00000000" w:rsidRPr="00000000">
              <w:rPr>
                <w:sz w:val="20"/>
                <w:szCs w:val="20"/>
                <w:rtl w:val="0"/>
              </w:rPr>
              <w:t xml:space="preserve">Inocuidad de los alimentos</w:t>
            </w:r>
          </w:p>
        </w:tc>
        <w:tc>
          <w:tcPr>
            <w:tcMar>
              <w:top w:w="100.0" w:type="dxa"/>
              <w:left w:w="100.0" w:type="dxa"/>
              <w:bottom w:w="100.0" w:type="dxa"/>
              <w:right w:w="100.0" w:type="dxa"/>
            </w:tcMar>
          </w:tcPr>
          <w:p w:rsidR="00000000" w:rsidDel="00000000" w:rsidP="00000000" w:rsidRDefault="00000000" w:rsidRPr="00000000" w14:paraId="0000027A">
            <w:pPr>
              <w:rPr>
                <w:sz w:val="20"/>
                <w:szCs w:val="20"/>
              </w:rPr>
            </w:pPr>
            <w:r w:rsidDel="00000000" w:rsidR="00000000" w:rsidRPr="00000000">
              <w:rPr>
                <w:b w:val="0"/>
                <w:sz w:val="20"/>
                <w:szCs w:val="20"/>
                <w:rtl w:val="0"/>
              </w:rPr>
              <w:t xml:space="preserve">Es la garantía de que los alimentos no causarán daño al consumidor cuando se preparen y consuman de acuerdo con el uso al que se destina</w:t>
            </w:r>
            <w:r w:rsidDel="00000000" w:rsidR="00000000" w:rsidRPr="00000000">
              <w:rPr>
                <w:sz w:val="20"/>
                <w:szCs w:val="20"/>
                <w:rtl w:val="0"/>
              </w:rPr>
              <w:t xml:space="preserv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B">
            <w:pPr>
              <w:rPr>
                <w:sz w:val="20"/>
                <w:szCs w:val="20"/>
              </w:rPr>
            </w:pPr>
            <w:r w:rsidDel="00000000" w:rsidR="00000000" w:rsidRPr="00000000">
              <w:rPr>
                <w:sz w:val="20"/>
                <w:szCs w:val="20"/>
                <w:rtl w:val="0"/>
              </w:rPr>
              <w:t xml:space="preserve">Manejo</w:t>
            </w:r>
          </w:p>
        </w:tc>
        <w:tc>
          <w:tcPr>
            <w:tcMar>
              <w:top w:w="100.0" w:type="dxa"/>
              <w:left w:w="100.0" w:type="dxa"/>
              <w:bottom w:w="100.0" w:type="dxa"/>
              <w:right w:w="100.0" w:type="dxa"/>
            </w:tcMar>
          </w:tcPr>
          <w:p w:rsidR="00000000" w:rsidDel="00000000" w:rsidP="00000000" w:rsidRDefault="00000000" w:rsidRPr="00000000" w14:paraId="0000027C">
            <w:pPr>
              <w:rPr>
                <w:b w:val="0"/>
                <w:sz w:val="20"/>
                <w:szCs w:val="20"/>
              </w:rPr>
            </w:pPr>
            <w:r w:rsidDel="00000000" w:rsidR="00000000" w:rsidRPr="00000000">
              <w:rPr>
                <w:b w:val="0"/>
                <w:sz w:val="20"/>
                <w:szCs w:val="20"/>
                <w:rtl w:val="0"/>
              </w:rPr>
              <w:t xml:space="preserve">Considera todas aquellas prácticas que promueven la productividad, bienestar general y salud de los animales e incluye el manejo de subproductos y residuos.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D">
            <w:pPr>
              <w:rPr>
                <w:sz w:val="20"/>
                <w:szCs w:val="20"/>
              </w:rPr>
            </w:pPr>
            <w:r w:rsidDel="00000000" w:rsidR="00000000" w:rsidRPr="00000000">
              <w:rPr>
                <w:sz w:val="20"/>
                <w:szCs w:val="20"/>
                <w:rtl w:val="0"/>
              </w:rPr>
              <w:t xml:space="preserve">Registro</w:t>
            </w:r>
          </w:p>
        </w:tc>
        <w:tc>
          <w:tcPr>
            <w:tcMar>
              <w:top w:w="100.0" w:type="dxa"/>
              <w:left w:w="100.0" w:type="dxa"/>
              <w:bottom w:w="100.0" w:type="dxa"/>
              <w:right w:w="100.0" w:type="dxa"/>
            </w:tcMar>
          </w:tcPr>
          <w:p w:rsidR="00000000" w:rsidDel="00000000" w:rsidP="00000000" w:rsidRDefault="00000000" w:rsidRPr="00000000" w14:paraId="0000027E">
            <w:pPr>
              <w:rPr>
                <w:b w:val="0"/>
                <w:sz w:val="20"/>
                <w:szCs w:val="20"/>
              </w:rPr>
            </w:pPr>
            <w:r w:rsidDel="00000000" w:rsidR="00000000" w:rsidRPr="00000000">
              <w:rPr>
                <w:b w:val="0"/>
                <w:sz w:val="20"/>
                <w:szCs w:val="20"/>
                <w:rtl w:val="0"/>
              </w:rPr>
              <w:t xml:space="preserve">Documento que presenta los resultados obtenidos o proporciona evidencia de actividades desempeñadas.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F">
            <w:pPr>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280">
            <w:pPr>
              <w:rPr>
                <w:sz w:val="20"/>
                <w:szCs w:val="20"/>
              </w:rPr>
            </w:pPr>
            <w:r w:rsidDel="00000000" w:rsidR="00000000" w:rsidRPr="00000000">
              <w:rPr>
                <w:b w:val="0"/>
                <w:sz w:val="20"/>
                <w:szCs w:val="20"/>
                <w:rtl w:val="0"/>
              </w:rPr>
              <w:t xml:space="preserve">Es la probabilidad de que un peligro se presente.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1">
            <w:pPr>
              <w:rPr>
                <w:sz w:val="20"/>
                <w:szCs w:val="20"/>
              </w:rPr>
            </w:pPr>
            <w:r w:rsidDel="00000000" w:rsidR="00000000" w:rsidRPr="00000000">
              <w:rPr>
                <w:sz w:val="20"/>
                <w:szCs w:val="20"/>
                <w:rtl w:val="0"/>
              </w:rPr>
              <w:t xml:space="preserve">Trazabilidad</w:t>
            </w:r>
          </w:p>
        </w:tc>
        <w:tc>
          <w:tcPr>
            <w:tcMar>
              <w:top w:w="100.0" w:type="dxa"/>
              <w:left w:w="100.0" w:type="dxa"/>
              <w:bottom w:w="100.0" w:type="dxa"/>
              <w:right w:w="100.0" w:type="dxa"/>
            </w:tcMar>
          </w:tcPr>
          <w:p w:rsidR="00000000" w:rsidDel="00000000" w:rsidP="00000000" w:rsidRDefault="00000000" w:rsidRPr="00000000" w14:paraId="00000282">
            <w:pPr>
              <w:rPr>
                <w:sz w:val="20"/>
                <w:szCs w:val="20"/>
              </w:rPr>
            </w:pPr>
            <w:r w:rsidDel="00000000" w:rsidR="00000000" w:rsidRPr="00000000">
              <w:rPr>
                <w:b w:val="0"/>
                <w:sz w:val="20"/>
                <w:szCs w:val="20"/>
                <w:rtl w:val="0"/>
              </w:rPr>
              <w:t xml:space="preserve">Es el conjunto de acciones y procedimientos que permiten la identificación, registro y seguimiento a todos los eventos de la vida del animal, desde su nacimiento hasta el consumidor final</w:t>
            </w:r>
            <w:r w:rsidDel="00000000" w:rsidR="00000000" w:rsidRPr="00000000">
              <w:rPr>
                <w:sz w:val="20"/>
                <w:szCs w:val="20"/>
                <w:rtl w:val="0"/>
              </w:rPr>
              <w:t xml:space="preserve">. </w:t>
            </w:r>
          </w:p>
        </w:tc>
      </w:tr>
    </w:tbl>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rtl w:val="0"/>
        </w:rPr>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rPr>
          <w:sz w:val="20"/>
          <w:szCs w:val="20"/>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rtl w:val="0"/>
        </w:rPr>
      </w:r>
    </w:p>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F">
      <w:pPr>
        <w:ind w:left="720" w:hanging="720"/>
        <w:rPr>
          <w:sz w:val="20"/>
          <w:szCs w:val="20"/>
        </w:rPr>
      </w:pPr>
      <w:r w:rsidDel="00000000" w:rsidR="00000000" w:rsidRPr="00000000">
        <w:rPr>
          <w:sz w:val="20"/>
          <w:szCs w:val="20"/>
          <w:rtl w:val="0"/>
        </w:rPr>
        <w:t xml:space="preserve">Blanco Ochoa, M. Á. (s.f.). </w:t>
      </w:r>
      <w:r w:rsidDel="00000000" w:rsidR="00000000" w:rsidRPr="00000000">
        <w:rPr>
          <w:i w:val="1"/>
          <w:sz w:val="20"/>
          <w:szCs w:val="20"/>
          <w:rtl w:val="0"/>
        </w:rPr>
        <w:t xml:space="preserve">Zootecnia de Bovinos Productores de Leche, Unidad 3</w:t>
      </w:r>
      <w:r w:rsidDel="00000000" w:rsidR="00000000" w:rsidRPr="00000000">
        <w:rPr>
          <w:sz w:val="20"/>
          <w:szCs w:val="20"/>
          <w:rtl w:val="0"/>
        </w:rPr>
        <w:t xml:space="preserve">. Universidad Nacional de México. </w:t>
      </w:r>
      <w:hyperlink r:id="rId62">
        <w:r w:rsidDel="00000000" w:rsidR="00000000" w:rsidRPr="00000000">
          <w:rPr>
            <w:color w:val="0000ff"/>
            <w:sz w:val="20"/>
            <w:szCs w:val="20"/>
            <w:u w:val="single"/>
            <w:rtl w:val="0"/>
          </w:rPr>
          <w:t xml:space="preserve">Https://fmvz.unam.mx/fmvz/p_estudios/apuntes_zoo/unidad_3_bovinosleche.pdf</w:t>
        </w:r>
      </w:hyperlink>
      <w:r w:rsidDel="00000000" w:rsidR="00000000" w:rsidRPr="00000000">
        <w:rPr>
          <w:rtl w:val="0"/>
        </w:rPr>
      </w:r>
    </w:p>
    <w:p w:rsidR="00000000" w:rsidDel="00000000" w:rsidP="00000000" w:rsidRDefault="00000000" w:rsidRPr="00000000" w14:paraId="00000290">
      <w:pPr>
        <w:ind w:left="720" w:hanging="720"/>
        <w:rPr>
          <w:sz w:val="20"/>
          <w:szCs w:val="20"/>
        </w:rPr>
      </w:pPr>
      <w:r w:rsidDel="00000000" w:rsidR="00000000" w:rsidRPr="00000000">
        <w:rPr>
          <w:rtl w:val="0"/>
        </w:rPr>
      </w:r>
    </w:p>
    <w:p w:rsidR="00000000" w:rsidDel="00000000" w:rsidP="00000000" w:rsidRDefault="00000000" w:rsidRPr="00000000" w14:paraId="00000291">
      <w:pPr>
        <w:ind w:left="720" w:hanging="720"/>
        <w:rPr>
          <w:sz w:val="20"/>
          <w:szCs w:val="20"/>
        </w:rPr>
      </w:pPr>
      <w:r w:rsidDel="00000000" w:rsidR="00000000" w:rsidRPr="00000000">
        <w:rPr>
          <w:sz w:val="20"/>
          <w:szCs w:val="20"/>
          <w:rtl w:val="0"/>
        </w:rPr>
        <w:t xml:space="preserve">Contexto Ganadero. (2008). </w:t>
      </w:r>
      <w:r w:rsidDel="00000000" w:rsidR="00000000" w:rsidRPr="00000000">
        <w:rPr>
          <w:i w:val="1"/>
          <w:sz w:val="20"/>
          <w:szCs w:val="20"/>
          <w:rtl w:val="0"/>
        </w:rPr>
        <w:t xml:space="preserve">La importancia de Implementar BPG en las Ganaderías de Carne</w:t>
      </w:r>
      <w:r w:rsidDel="00000000" w:rsidR="00000000" w:rsidRPr="00000000">
        <w:rPr>
          <w:sz w:val="20"/>
          <w:szCs w:val="20"/>
          <w:rtl w:val="0"/>
        </w:rPr>
        <w:t xml:space="preserve">. </w:t>
      </w:r>
      <w:hyperlink r:id="rId63">
        <w:r w:rsidDel="00000000" w:rsidR="00000000" w:rsidRPr="00000000">
          <w:rPr>
            <w:color w:val="0000ff"/>
            <w:sz w:val="20"/>
            <w:szCs w:val="20"/>
            <w:u w:val="single"/>
            <w:rtl w:val="0"/>
          </w:rPr>
          <w:t xml:space="preserve">https://www.contextoganadero.com/regiones/la-importancia-de-implementar-bpg-en-las-ganaderias-de-carne</w:t>
        </w:r>
      </w:hyperlink>
      <w:r w:rsidDel="00000000" w:rsidR="00000000" w:rsidRPr="00000000">
        <w:rPr>
          <w:rtl w:val="0"/>
        </w:rPr>
      </w:r>
    </w:p>
    <w:p w:rsidR="00000000" w:rsidDel="00000000" w:rsidP="00000000" w:rsidRDefault="00000000" w:rsidRPr="00000000" w14:paraId="00000292">
      <w:pPr>
        <w:ind w:left="720" w:hanging="720"/>
        <w:rPr>
          <w:sz w:val="20"/>
          <w:szCs w:val="20"/>
        </w:rPr>
      </w:pPr>
      <w:r w:rsidDel="00000000" w:rsidR="00000000" w:rsidRPr="00000000">
        <w:rPr>
          <w:rtl w:val="0"/>
        </w:rPr>
      </w:r>
    </w:p>
    <w:p w:rsidR="00000000" w:rsidDel="00000000" w:rsidP="00000000" w:rsidRDefault="00000000" w:rsidRPr="00000000" w14:paraId="00000293">
      <w:pPr>
        <w:ind w:left="720" w:hanging="720"/>
        <w:rPr>
          <w:sz w:val="20"/>
          <w:szCs w:val="20"/>
        </w:rPr>
      </w:pPr>
      <w:r w:rsidDel="00000000" w:rsidR="00000000" w:rsidRPr="00000000">
        <w:rPr>
          <w:sz w:val="20"/>
          <w:szCs w:val="20"/>
          <w:rtl w:val="0"/>
        </w:rPr>
        <w:t xml:space="preserve">Figueredo Candia F. F., Idoyaga H. F., Mendoza, L. &amp; Echeverria, P. (2016). </w:t>
      </w:r>
      <w:r w:rsidDel="00000000" w:rsidR="00000000" w:rsidRPr="00000000">
        <w:rPr>
          <w:i w:val="1"/>
          <w:sz w:val="20"/>
          <w:szCs w:val="20"/>
          <w:rtl w:val="0"/>
        </w:rPr>
        <w:t xml:space="preserve">Guía de Buenas Prácticas Pecuarias en Producción Lechera</w:t>
      </w:r>
      <w:r w:rsidDel="00000000" w:rsidR="00000000" w:rsidRPr="00000000">
        <w:rPr>
          <w:sz w:val="20"/>
          <w:szCs w:val="20"/>
          <w:rtl w:val="0"/>
        </w:rPr>
        <w:t xml:space="preserve">. CONACYT. Servicio Nacional de Calidad y Salud Animal. Investigación para el Desarrollo. Prociencia. </w:t>
      </w:r>
      <w:hyperlink r:id="rId64">
        <w:r w:rsidDel="00000000" w:rsidR="00000000" w:rsidRPr="00000000">
          <w:rPr>
            <w:color w:val="0000ff"/>
            <w:sz w:val="20"/>
            <w:szCs w:val="20"/>
            <w:u w:val="single"/>
            <w:rtl w:val="0"/>
          </w:rPr>
          <w:t xml:space="preserve">https://www.conacyt.gov.py/sites/default/files/upload_editores/u294/guia-produccion-lechera.pdf</w:t>
        </w:r>
      </w:hyperlink>
      <w:r w:rsidDel="00000000" w:rsidR="00000000" w:rsidRPr="00000000">
        <w:rPr>
          <w:rtl w:val="0"/>
        </w:rPr>
      </w:r>
    </w:p>
    <w:p w:rsidR="00000000" w:rsidDel="00000000" w:rsidP="00000000" w:rsidRDefault="00000000" w:rsidRPr="00000000" w14:paraId="00000294">
      <w:pPr>
        <w:ind w:left="720" w:hanging="720"/>
        <w:rPr>
          <w:sz w:val="20"/>
          <w:szCs w:val="20"/>
        </w:rPr>
      </w:pPr>
      <w:r w:rsidDel="00000000" w:rsidR="00000000" w:rsidRPr="00000000">
        <w:rPr>
          <w:rtl w:val="0"/>
        </w:rPr>
      </w:r>
    </w:p>
    <w:p w:rsidR="00000000" w:rsidDel="00000000" w:rsidP="00000000" w:rsidRDefault="00000000" w:rsidRPr="00000000" w14:paraId="00000295">
      <w:pPr>
        <w:ind w:left="720" w:hanging="720"/>
        <w:rPr>
          <w:sz w:val="20"/>
          <w:szCs w:val="20"/>
        </w:rPr>
      </w:pPr>
      <w:r w:rsidDel="00000000" w:rsidR="00000000" w:rsidRPr="00000000">
        <w:rPr>
          <w:sz w:val="20"/>
          <w:szCs w:val="20"/>
          <w:rtl w:val="0"/>
        </w:rPr>
        <w:t xml:space="preserve">Holmann, F., Rivas, L., Carulla, J., Rivera, B., Giraldo, L. A., Guzmán, S., Martínez, M., Medina, A. &amp; Farrow, A. (2004). </w:t>
      </w:r>
      <w:r w:rsidDel="00000000" w:rsidR="00000000" w:rsidRPr="00000000">
        <w:rPr>
          <w:i w:val="1"/>
          <w:sz w:val="20"/>
          <w:szCs w:val="20"/>
          <w:rtl w:val="0"/>
        </w:rPr>
        <w:t xml:space="preserve">Producción de Leche y su Relación con los Mercados: Caso Colombiano</w:t>
      </w:r>
      <w:r w:rsidDel="00000000" w:rsidR="00000000" w:rsidRPr="00000000">
        <w:rPr>
          <w:sz w:val="20"/>
          <w:szCs w:val="20"/>
          <w:rtl w:val="0"/>
        </w:rPr>
        <w:t xml:space="preserve">. Centro Internacional de Agricultura Tropical - CIAT e Instituto Internacional de Investigación en Ganadería – ILRI.</w:t>
      </w:r>
    </w:p>
    <w:p w:rsidR="00000000" w:rsidDel="00000000" w:rsidP="00000000" w:rsidRDefault="00000000" w:rsidRPr="00000000" w14:paraId="00000296">
      <w:pPr>
        <w:ind w:left="720" w:hanging="720"/>
        <w:rPr>
          <w:sz w:val="20"/>
          <w:szCs w:val="20"/>
        </w:rPr>
      </w:pPr>
      <w:r w:rsidDel="00000000" w:rsidR="00000000" w:rsidRPr="00000000">
        <w:rPr>
          <w:rtl w:val="0"/>
        </w:rPr>
      </w:r>
    </w:p>
    <w:p w:rsidR="00000000" w:rsidDel="00000000" w:rsidP="00000000" w:rsidRDefault="00000000" w:rsidRPr="00000000" w14:paraId="00000297">
      <w:pPr>
        <w:ind w:left="720" w:hanging="720"/>
        <w:rPr>
          <w:color w:val="0000ff"/>
          <w:sz w:val="20"/>
          <w:szCs w:val="20"/>
          <w:u w:val="single"/>
        </w:rPr>
      </w:pPr>
      <w:r w:rsidDel="00000000" w:rsidR="00000000" w:rsidRPr="00000000">
        <w:rPr>
          <w:sz w:val="20"/>
          <w:szCs w:val="20"/>
          <w:rtl w:val="0"/>
        </w:rPr>
        <w:t xml:space="preserve">ICA. (2021). </w:t>
      </w:r>
      <w:r w:rsidDel="00000000" w:rsidR="00000000" w:rsidRPr="00000000">
        <w:rPr>
          <w:i w:val="1"/>
          <w:sz w:val="20"/>
          <w:szCs w:val="20"/>
          <w:rtl w:val="0"/>
        </w:rPr>
        <w:t xml:space="preserve">Censo Pecuario Nacional</w:t>
      </w:r>
      <w:r w:rsidDel="00000000" w:rsidR="00000000" w:rsidRPr="00000000">
        <w:rPr>
          <w:sz w:val="20"/>
          <w:szCs w:val="20"/>
          <w:rtl w:val="0"/>
        </w:rPr>
        <w:t xml:space="preserve">. </w:t>
      </w:r>
      <w:hyperlink r:id="rId65">
        <w:r w:rsidDel="00000000" w:rsidR="00000000" w:rsidRPr="00000000">
          <w:rPr>
            <w:color w:val="0000ff"/>
            <w:sz w:val="20"/>
            <w:szCs w:val="20"/>
            <w:u w:val="single"/>
            <w:rtl w:val="0"/>
          </w:rPr>
          <w:t xml:space="preserve">https://www.ica.gov.co/areas/pecuaria/servicios/epidemiologia-veterinaria/censos-2016/censo-2018</w:t>
        </w:r>
      </w:hyperlink>
      <w:r w:rsidDel="00000000" w:rsidR="00000000" w:rsidRPr="00000000">
        <w:rPr>
          <w:rtl w:val="0"/>
        </w:rPr>
      </w:r>
    </w:p>
    <w:p w:rsidR="00000000" w:rsidDel="00000000" w:rsidP="00000000" w:rsidRDefault="00000000" w:rsidRPr="00000000" w14:paraId="00000298">
      <w:pPr>
        <w:ind w:left="720" w:hanging="720"/>
        <w:rPr>
          <w:color w:val="0000ff"/>
          <w:sz w:val="20"/>
          <w:szCs w:val="20"/>
          <w:u w:val="single"/>
        </w:rPr>
      </w:pPr>
      <w:r w:rsidDel="00000000" w:rsidR="00000000" w:rsidRPr="00000000">
        <w:rPr>
          <w:rtl w:val="0"/>
        </w:rPr>
      </w:r>
    </w:p>
    <w:p w:rsidR="00000000" w:rsidDel="00000000" w:rsidP="00000000" w:rsidRDefault="00000000" w:rsidRPr="00000000" w14:paraId="00000299">
      <w:pPr>
        <w:ind w:left="720" w:hanging="720"/>
        <w:rPr>
          <w:sz w:val="20"/>
          <w:szCs w:val="20"/>
        </w:rPr>
      </w:pPr>
      <w:r w:rsidDel="00000000" w:rsidR="00000000" w:rsidRPr="00000000">
        <w:rPr>
          <w:sz w:val="20"/>
          <w:szCs w:val="20"/>
          <w:rtl w:val="0"/>
        </w:rPr>
        <w:t xml:space="preserve">Palomino Cadavid, P., Jiménez Arboleda, H. A., Naranjo Ramírez, J. A. et al. (2018). </w:t>
      </w:r>
      <w:r w:rsidDel="00000000" w:rsidR="00000000" w:rsidRPr="00000000">
        <w:rPr>
          <w:i w:val="1"/>
          <w:sz w:val="20"/>
          <w:szCs w:val="20"/>
          <w:rtl w:val="0"/>
        </w:rPr>
        <w:t xml:space="preserve">Implementación de Buenas Prácticas Ganaderas: principios básicos</w:t>
      </w:r>
      <w:r w:rsidDel="00000000" w:rsidR="00000000" w:rsidRPr="00000000">
        <w:rPr>
          <w:sz w:val="20"/>
          <w:szCs w:val="20"/>
          <w:rtl w:val="0"/>
        </w:rPr>
        <w:t xml:space="preserve">. Editorial CES, Universidad CES; Medellín. </w:t>
      </w:r>
      <w:hyperlink r:id="rId66">
        <w:r w:rsidDel="00000000" w:rsidR="00000000" w:rsidRPr="00000000">
          <w:rPr>
            <w:color w:val="0000ff"/>
            <w:sz w:val="20"/>
            <w:szCs w:val="20"/>
            <w:u w:val="single"/>
            <w:rtl w:val="0"/>
          </w:rPr>
          <w:t xml:space="preserve">https://repository.ces.edu.co/bitstream/handle/10946/3585/Implemetaci%F3n-de-Buenas-Pr%E1cticas-Ganaderas-principios-b%E1sicos.pdf;jsessionid=206AB5C5E89F88E49FA4002C3E0EC105?sequence=1</w:t>
        </w:r>
      </w:hyperlink>
      <w:r w:rsidDel="00000000" w:rsidR="00000000" w:rsidRPr="00000000">
        <w:rPr>
          <w:rtl w:val="0"/>
        </w:rPr>
      </w:r>
    </w:p>
    <w:p w:rsidR="00000000" w:rsidDel="00000000" w:rsidP="00000000" w:rsidRDefault="00000000" w:rsidRPr="00000000" w14:paraId="0000029A">
      <w:pPr>
        <w:ind w:left="720" w:hanging="720"/>
        <w:rPr>
          <w:sz w:val="20"/>
          <w:szCs w:val="20"/>
        </w:rPr>
      </w:pPr>
      <w:r w:rsidDel="00000000" w:rsidR="00000000" w:rsidRPr="00000000">
        <w:rPr>
          <w:rtl w:val="0"/>
        </w:rPr>
      </w:r>
    </w:p>
    <w:p w:rsidR="00000000" w:rsidDel="00000000" w:rsidP="00000000" w:rsidRDefault="00000000" w:rsidRPr="00000000" w14:paraId="0000029B">
      <w:pPr>
        <w:ind w:left="720" w:hanging="720"/>
        <w:rPr>
          <w:sz w:val="20"/>
          <w:szCs w:val="20"/>
        </w:rPr>
      </w:pPr>
      <w:r w:rsidDel="00000000" w:rsidR="00000000" w:rsidRPr="00000000">
        <w:rPr>
          <w:sz w:val="20"/>
          <w:szCs w:val="20"/>
          <w:rtl w:val="0"/>
        </w:rPr>
        <w:t xml:space="preserve">Secretaría de Agricultura y Desarrollo Rural. (2017). </w:t>
      </w:r>
      <w:r w:rsidDel="00000000" w:rsidR="00000000" w:rsidRPr="00000000">
        <w:rPr>
          <w:i w:val="1"/>
          <w:sz w:val="20"/>
          <w:szCs w:val="20"/>
          <w:rtl w:val="0"/>
        </w:rPr>
        <w:t xml:space="preserve">Sanidad e inocuidad, indispensables en la seguridad alimentaria</w:t>
      </w:r>
      <w:r w:rsidDel="00000000" w:rsidR="00000000" w:rsidRPr="00000000">
        <w:rPr>
          <w:sz w:val="20"/>
          <w:szCs w:val="20"/>
          <w:rtl w:val="0"/>
        </w:rPr>
        <w:t xml:space="preserve">. Gobierno de México. </w:t>
      </w:r>
      <w:hyperlink r:id="rId67">
        <w:r w:rsidDel="00000000" w:rsidR="00000000" w:rsidRPr="00000000">
          <w:rPr>
            <w:color w:val="0000ff"/>
            <w:sz w:val="20"/>
            <w:szCs w:val="20"/>
            <w:u w:val="single"/>
            <w:rtl w:val="0"/>
          </w:rPr>
          <w:t xml:space="preserve">https://www.gob.mx/agricultura/es/articulos/sanidad-e-inocuidad-indispensables-en-la-seguridad-alimentaria</w:t>
        </w:r>
      </w:hyperlink>
      <w:r w:rsidDel="00000000" w:rsidR="00000000" w:rsidRPr="00000000">
        <w:rPr>
          <w:rtl w:val="0"/>
        </w:rPr>
      </w:r>
    </w:p>
    <w:p w:rsidR="00000000" w:rsidDel="00000000" w:rsidP="00000000" w:rsidRDefault="00000000" w:rsidRPr="00000000" w14:paraId="0000029C">
      <w:pPr>
        <w:ind w:left="720" w:hanging="720"/>
        <w:rPr>
          <w:sz w:val="20"/>
          <w:szCs w:val="20"/>
        </w:rPr>
      </w:pPr>
      <w:r w:rsidDel="00000000" w:rsidR="00000000" w:rsidRPr="00000000">
        <w:rPr>
          <w:rtl w:val="0"/>
        </w:rPr>
      </w:r>
    </w:p>
    <w:p w:rsidR="00000000" w:rsidDel="00000000" w:rsidP="00000000" w:rsidRDefault="00000000" w:rsidRPr="00000000" w14:paraId="0000029D">
      <w:pPr>
        <w:ind w:left="720" w:hanging="720"/>
        <w:rPr>
          <w:sz w:val="20"/>
          <w:szCs w:val="20"/>
        </w:rPr>
      </w:pPr>
      <w:r w:rsidDel="00000000" w:rsidR="00000000" w:rsidRPr="00000000">
        <w:rPr>
          <w:sz w:val="20"/>
          <w:szCs w:val="20"/>
          <w:rtl w:val="0"/>
        </w:rPr>
        <w:t xml:space="preserve">Universidad de Córdoba, España. (s.f.). </w:t>
      </w:r>
      <w:r w:rsidDel="00000000" w:rsidR="00000000" w:rsidRPr="00000000">
        <w:rPr>
          <w:i w:val="1"/>
          <w:sz w:val="20"/>
          <w:szCs w:val="20"/>
          <w:rtl w:val="0"/>
        </w:rPr>
        <w:t xml:space="preserve">Características y Particularidades de la Empresa Ganadera</w:t>
      </w:r>
      <w:r w:rsidDel="00000000" w:rsidR="00000000" w:rsidRPr="00000000">
        <w:rPr>
          <w:sz w:val="20"/>
          <w:szCs w:val="20"/>
          <w:rtl w:val="0"/>
        </w:rPr>
        <w:t xml:space="preserve">. Departamento de Producción Animal. </w:t>
      </w:r>
      <w:hyperlink r:id="rId68">
        <w:r w:rsidDel="00000000" w:rsidR="00000000" w:rsidRPr="00000000">
          <w:rPr>
            <w:color w:val="0000ff"/>
            <w:sz w:val="20"/>
            <w:szCs w:val="20"/>
            <w:u w:val="single"/>
            <w:rtl w:val="0"/>
          </w:rPr>
          <w:t xml:space="preserve">https://www.uco.es/organiza/departamentos/prod-animal/economia/aula/img/pictorex/14_07_59_tema0.pdf</w:t>
        </w:r>
      </w:hyperlink>
      <w:r w:rsidDel="00000000" w:rsidR="00000000" w:rsidRPr="00000000">
        <w:rPr>
          <w:rtl w:val="0"/>
        </w:rPr>
      </w:r>
    </w:p>
    <w:p w:rsidR="00000000" w:rsidDel="00000000" w:rsidP="00000000" w:rsidRDefault="00000000" w:rsidRPr="00000000" w14:paraId="0000029E">
      <w:pPr>
        <w:ind w:left="720" w:hanging="720"/>
        <w:rPr>
          <w:sz w:val="20"/>
          <w:szCs w:val="20"/>
        </w:rPr>
      </w:pPr>
      <w:r w:rsidDel="00000000" w:rsidR="00000000" w:rsidRPr="00000000">
        <w:rPr>
          <w:rtl w:val="0"/>
        </w:rPr>
      </w:r>
    </w:p>
    <w:p w:rsidR="00000000" w:rsidDel="00000000" w:rsidP="00000000" w:rsidRDefault="00000000" w:rsidRPr="00000000" w14:paraId="0000029F">
      <w:pPr>
        <w:ind w:left="720" w:hanging="720"/>
        <w:rPr>
          <w:sz w:val="20"/>
          <w:szCs w:val="20"/>
        </w:rPr>
      </w:pPr>
      <w:r w:rsidDel="00000000" w:rsidR="00000000" w:rsidRPr="00000000">
        <w:rPr>
          <w:rtl w:val="0"/>
        </w:rPr>
      </w:r>
    </w:p>
    <w:p w:rsidR="00000000" w:rsidDel="00000000" w:rsidP="00000000" w:rsidRDefault="00000000" w:rsidRPr="00000000" w14:paraId="000002A0">
      <w:pPr>
        <w:ind w:left="720" w:hanging="720"/>
        <w:rPr>
          <w:sz w:val="20"/>
          <w:szCs w:val="20"/>
        </w:rPr>
      </w:pPr>
      <w:r w:rsidDel="00000000" w:rsidR="00000000" w:rsidRPr="00000000">
        <w:rPr>
          <w:rtl w:val="0"/>
        </w:rPr>
      </w:r>
    </w:p>
    <w:p w:rsidR="00000000" w:rsidDel="00000000" w:rsidP="00000000" w:rsidRDefault="00000000" w:rsidRPr="00000000" w14:paraId="000002A1">
      <w:pPr>
        <w:ind w:left="720" w:hanging="720"/>
        <w:rPr>
          <w:sz w:val="20"/>
          <w:szCs w:val="20"/>
        </w:rPr>
      </w:pPr>
      <w:r w:rsidDel="00000000" w:rsidR="00000000" w:rsidRPr="00000000">
        <w:rPr>
          <w:rtl w:val="0"/>
        </w:rPr>
      </w:r>
    </w:p>
    <w:p w:rsidR="00000000" w:rsidDel="00000000" w:rsidP="00000000" w:rsidRDefault="00000000" w:rsidRPr="00000000" w14:paraId="000002A2">
      <w:pPr>
        <w:ind w:left="720" w:hanging="720"/>
        <w:rPr>
          <w:sz w:val="20"/>
          <w:szCs w:val="20"/>
        </w:rPr>
      </w:pPr>
      <w:r w:rsidDel="00000000" w:rsidR="00000000" w:rsidRPr="00000000">
        <w:rPr>
          <w:rtl w:val="0"/>
        </w:rPr>
      </w:r>
    </w:p>
    <w:p w:rsidR="00000000" w:rsidDel="00000000" w:rsidP="00000000" w:rsidRDefault="00000000" w:rsidRPr="00000000" w14:paraId="000002A3">
      <w:pPr>
        <w:ind w:left="720" w:hanging="720"/>
        <w:rPr>
          <w:sz w:val="20"/>
          <w:szCs w:val="20"/>
        </w:rPr>
      </w:pPr>
      <w:r w:rsidDel="00000000" w:rsidR="00000000" w:rsidRPr="00000000">
        <w:rPr>
          <w:rtl w:val="0"/>
        </w:rPr>
      </w:r>
    </w:p>
    <w:p w:rsidR="00000000" w:rsidDel="00000000" w:rsidP="00000000" w:rsidRDefault="00000000" w:rsidRPr="00000000" w14:paraId="000002A4">
      <w:pPr>
        <w:ind w:left="720" w:hanging="720"/>
        <w:rPr>
          <w:sz w:val="20"/>
          <w:szCs w:val="20"/>
        </w:rPr>
      </w:pPr>
      <w:r w:rsidDel="00000000" w:rsidR="00000000" w:rsidRPr="00000000">
        <w:rPr>
          <w:rtl w:val="0"/>
        </w:rPr>
      </w:r>
    </w:p>
    <w:p w:rsidR="00000000" w:rsidDel="00000000" w:rsidP="00000000" w:rsidRDefault="00000000" w:rsidRPr="00000000" w14:paraId="000002A5">
      <w:pPr>
        <w:ind w:left="720" w:hanging="720"/>
        <w:rPr>
          <w:sz w:val="20"/>
          <w:szCs w:val="20"/>
        </w:rPr>
      </w:pPr>
      <w:r w:rsidDel="00000000" w:rsidR="00000000" w:rsidRPr="00000000">
        <w:rPr>
          <w:rtl w:val="0"/>
        </w:rPr>
      </w:r>
    </w:p>
    <w:p w:rsidR="00000000" w:rsidDel="00000000" w:rsidP="00000000" w:rsidRDefault="00000000" w:rsidRPr="00000000" w14:paraId="000002A6">
      <w:pPr>
        <w:ind w:left="720" w:hanging="720"/>
        <w:rPr>
          <w:sz w:val="20"/>
          <w:szCs w:val="20"/>
        </w:rPr>
      </w:pPr>
      <w:r w:rsidDel="00000000" w:rsidR="00000000" w:rsidRPr="00000000">
        <w:rPr>
          <w:rtl w:val="0"/>
        </w:rPr>
      </w:r>
    </w:p>
    <w:p w:rsidR="00000000" w:rsidDel="00000000" w:rsidP="00000000" w:rsidRDefault="00000000" w:rsidRPr="00000000" w14:paraId="000002A7">
      <w:pPr>
        <w:ind w:left="720" w:hanging="720"/>
        <w:rPr>
          <w:sz w:val="20"/>
          <w:szCs w:val="20"/>
        </w:rPr>
      </w:pPr>
      <w:r w:rsidDel="00000000" w:rsidR="00000000" w:rsidRPr="00000000">
        <w:rPr>
          <w:rtl w:val="0"/>
        </w:rPr>
      </w:r>
    </w:p>
    <w:p w:rsidR="00000000" w:rsidDel="00000000" w:rsidP="00000000" w:rsidRDefault="00000000" w:rsidRPr="00000000" w14:paraId="000002A8">
      <w:pPr>
        <w:ind w:left="720" w:hanging="720"/>
        <w:rPr>
          <w:sz w:val="20"/>
          <w:szCs w:val="20"/>
        </w:rPr>
      </w:pPr>
      <w:r w:rsidDel="00000000" w:rsidR="00000000" w:rsidRPr="00000000">
        <w:rPr>
          <w:rtl w:val="0"/>
        </w:rPr>
      </w:r>
    </w:p>
    <w:p w:rsidR="00000000" w:rsidDel="00000000" w:rsidP="00000000" w:rsidRDefault="00000000" w:rsidRPr="00000000" w14:paraId="000002A9">
      <w:pPr>
        <w:ind w:left="720" w:hanging="720"/>
        <w:rPr>
          <w:sz w:val="20"/>
          <w:szCs w:val="20"/>
        </w:rPr>
      </w:pPr>
      <w:r w:rsidDel="00000000" w:rsidR="00000000" w:rsidRPr="00000000">
        <w:rPr>
          <w:rtl w:val="0"/>
        </w:rPr>
      </w:r>
    </w:p>
    <w:p w:rsidR="00000000" w:rsidDel="00000000" w:rsidP="00000000" w:rsidRDefault="00000000" w:rsidRPr="00000000" w14:paraId="000002AA">
      <w:pPr>
        <w:ind w:left="720" w:hanging="720"/>
        <w:rPr>
          <w:sz w:val="20"/>
          <w:szCs w:val="20"/>
        </w:rPr>
      </w:pPr>
      <w:r w:rsidDel="00000000" w:rsidR="00000000" w:rsidRPr="00000000">
        <w:rPr>
          <w:rtl w:val="0"/>
        </w:rPr>
      </w:r>
    </w:p>
    <w:p w:rsidR="00000000" w:rsidDel="00000000" w:rsidP="00000000" w:rsidRDefault="00000000" w:rsidRPr="00000000" w14:paraId="000002AB">
      <w:pPr>
        <w:ind w:left="720" w:hanging="720"/>
        <w:rPr>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rtl w:val="0"/>
        </w:rPr>
      </w:r>
    </w:p>
    <w:p w:rsidR="00000000" w:rsidDel="00000000" w:rsidP="00000000" w:rsidRDefault="00000000" w:rsidRPr="00000000" w14:paraId="000002A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AE">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B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B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B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B3">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B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B5">
            <w:pPr>
              <w:jc w:val="both"/>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2B6">
            <w:pPr>
              <w:jc w:val="both"/>
              <w:rPr>
                <w:b w:val="0"/>
                <w:sz w:val="20"/>
                <w:szCs w:val="20"/>
              </w:rPr>
            </w:pPr>
            <w:r w:rsidDel="00000000" w:rsidR="00000000" w:rsidRPr="00000000">
              <w:rPr>
                <w:b w:val="0"/>
                <w:sz w:val="20"/>
                <w:szCs w:val="20"/>
                <w:rtl w:val="0"/>
              </w:rPr>
              <w:t xml:space="preserve">Lady Johanna Cruz</w:t>
            </w:r>
          </w:p>
        </w:tc>
        <w:tc>
          <w:tcPr>
            <w:vAlign w:val="center"/>
          </w:tcPr>
          <w:p w:rsidR="00000000" w:rsidDel="00000000" w:rsidP="00000000" w:rsidRDefault="00000000" w:rsidRPr="00000000" w14:paraId="000002B7">
            <w:pPr>
              <w:jc w:val="both"/>
              <w:rPr>
                <w:b w:val="0"/>
                <w:sz w:val="20"/>
                <w:szCs w:val="20"/>
              </w:rPr>
            </w:pPr>
            <w:r w:rsidDel="00000000" w:rsidR="00000000" w:rsidRPr="00000000">
              <w:rPr>
                <w:b w:val="0"/>
                <w:sz w:val="20"/>
                <w:szCs w:val="20"/>
                <w:rtl w:val="0"/>
              </w:rPr>
              <w:t xml:space="preserve">Experta Temática</w:t>
            </w:r>
          </w:p>
        </w:tc>
        <w:tc>
          <w:tcPr>
            <w:vAlign w:val="center"/>
          </w:tcPr>
          <w:p w:rsidR="00000000" w:rsidDel="00000000" w:rsidP="00000000" w:rsidRDefault="00000000" w:rsidRPr="00000000" w14:paraId="000002B8">
            <w:pPr>
              <w:jc w:val="both"/>
              <w:rPr>
                <w:b w:val="0"/>
                <w:sz w:val="20"/>
                <w:szCs w:val="20"/>
              </w:rPr>
            </w:pPr>
            <w:r w:rsidDel="00000000" w:rsidR="00000000" w:rsidRPr="00000000">
              <w:rPr>
                <w:b w:val="0"/>
                <w:sz w:val="20"/>
                <w:szCs w:val="20"/>
                <w:rtl w:val="0"/>
              </w:rPr>
              <w:t xml:space="preserve">Regional Tolima - Centro Agropecuario la Granja </w:t>
            </w:r>
          </w:p>
        </w:tc>
        <w:tc>
          <w:tcPr>
            <w:vAlign w:val="center"/>
          </w:tcPr>
          <w:p w:rsidR="00000000" w:rsidDel="00000000" w:rsidP="00000000" w:rsidRDefault="00000000" w:rsidRPr="00000000" w14:paraId="000002B9">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BB">
            <w:pPr>
              <w:jc w:val="both"/>
              <w:rPr>
                <w:b w:val="0"/>
                <w:sz w:val="20"/>
                <w:szCs w:val="20"/>
              </w:rPr>
            </w:pPr>
            <w:r w:rsidDel="00000000" w:rsidR="00000000" w:rsidRPr="00000000">
              <w:rPr>
                <w:b w:val="0"/>
                <w:sz w:val="20"/>
                <w:szCs w:val="20"/>
                <w:rtl w:val="0"/>
              </w:rPr>
              <w:t xml:space="preserve">Gloria Lida Álzate Suarez</w:t>
            </w:r>
          </w:p>
        </w:tc>
        <w:tc>
          <w:tcPr>
            <w:vAlign w:val="center"/>
          </w:tcPr>
          <w:p w:rsidR="00000000" w:rsidDel="00000000" w:rsidP="00000000" w:rsidRDefault="00000000" w:rsidRPr="00000000" w14:paraId="000002BC">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BD">
            <w:pPr>
              <w:jc w:val="both"/>
              <w:rPr>
                <w:b w:val="0"/>
                <w:sz w:val="20"/>
                <w:szCs w:val="20"/>
              </w:rPr>
            </w:pPr>
            <w:r w:rsidDel="00000000" w:rsidR="00000000" w:rsidRPr="00000000">
              <w:rPr>
                <w:b w:val="0"/>
                <w:sz w:val="20"/>
                <w:szCs w:val="20"/>
                <w:rtl w:val="0"/>
              </w:rPr>
              <w:t xml:space="preserve">Regional Distrito Capital - Centro de Gestión Industrial</w:t>
            </w:r>
          </w:p>
        </w:tc>
        <w:tc>
          <w:tcPr>
            <w:vAlign w:val="center"/>
          </w:tcPr>
          <w:p w:rsidR="00000000" w:rsidDel="00000000" w:rsidP="00000000" w:rsidRDefault="00000000" w:rsidRPr="00000000" w14:paraId="000002BE">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0">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2C1">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2C2">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C3">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5">
            <w:pPr>
              <w:jc w:val="both"/>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2C6">
            <w:pPr>
              <w:jc w:val="both"/>
              <w:rPr>
                <w:b w:val="0"/>
                <w:sz w:val="20"/>
                <w:szCs w:val="20"/>
              </w:rPr>
            </w:pPr>
            <w:r w:rsidDel="00000000" w:rsidR="00000000" w:rsidRPr="00000000">
              <w:rPr>
                <w:rtl w:val="0"/>
              </w:rPr>
            </w:r>
          </w:p>
        </w:tc>
        <w:tc>
          <w:tcPr/>
          <w:p w:rsidR="00000000" w:rsidDel="00000000" w:rsidP="00000000" w:rsidRDefault="00000000" w:rsidRPr="00000000" w14:paraId="000002C7">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2C8">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C9">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B">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CC">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2CD">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CE">
            <w:pPr>
              <w:jc w:val="both"/>
              <w:rPr>
                <w:b w:val="0"/>
                <w:sz w:val="20"/>
                <w:szCs w:val="20"/>
              </w:rPr>
            </w:pPr>
            <w:r w:rsidDel="00000000" w:rsidR="00000000" w:rsidRPr="00000000">
              <w:rPr>
                <w:b w:val="0"/>
                <w:sz w:val="20"/>
                <w:szCs w:val="20"/>
                <w:rtl w:val="0"/>
              </w:rPr>
              <w:t xml:space="preserve">Marzo 2022</w:t>
            </w:r>
          </w:p>
        </w:tc>
      </w:tr>
    </w:tbl>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rPr>
          <w:sz w:val="20"/>
          <w:szCs w:val="20"/>
        </w:rPr>
      </w:pPr>
      <w:r w:rsidDel="00000000" w:rsidR="00000000" w:rsidRPr="00000000">
        <w:rPr>
          <w:rtl w:val="0"/>
        </w:rPr>
      </w:r>
    </w:p>
    <w:p w:rsidR="00000000" w:rsidDel="00000000" w:rsidP="00000000" w:rsidRDefault="00000000" w:rsidRPr="00000000" w14:paraId="000002D1">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D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D3">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4">
            <w:pPr>
              <w:jc w:val="both"/>
              <w:rPr>
                <w:sz w:val="20"/>
                <w:szCs w:val="20"/>
              </w:rPr>
            </w:pPr>
            <w:r w:rsidDel="00000000" w:rsidR="00000000" w:rsidRPr="00000000">
              <w:rPr>
                <w:rtl w:val="0"/>
              </w:rPr>
            </w:r>
          </w:p>
        </w:tc>
        <w:tc>
          <w:tcPr/>
          <w:p w:rsidR="00000000" w:rsidDel="00000000" w:rsidP="00000000" w:rsidRDefault="00000000" w:rsidRPr="00000000" w14:paraId="000002D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D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D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D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D9">
            <w:pPr>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D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DB">
            <w:pPr>
              <w:jc w:val="both"/>
              <w:rPr>
                <w:sz w:val="20"/>
                <w:szCs w:val="20"/>
              </w:rPr>
            </w:pPr>
            <w:r w:rsidDel="00000000" w:rsidR="00000000" w:rsidRPr="00000000">
              <w:rPr>
                <w:rtl w:val="0"/>
              </w:rPr>
            </w:r>
          </w:p>
        </w:tc>
        <w:tc>
          <w:tcPr/>
          <w:p w:rsidR="00000000" w:rsidDel="00000000" w:rsidP="00000000" w:rsidRDefault="00000000" w:rsidRPr="00000000" w14:paraId="000002DC">
            <w:pPr>
              <w:jc w:val="both"/>
              <w:rPr>
                <w:sz w:val="20"/>
                <w:szCs w:val="20"/>
              </w:rPr>
            </w:pPr>
            <w:r w:rsidDel="00000000" w:rsidR="00000000" w:rsidRPr="00000000">
              <w:rPr>
                <w:rtl w:val="0"/>
              </w:rPr>
            </w:r>
          </w:p>
        </w:tc>
        <w:tc>
          <w:tcPr/>
          <w:p w:rsidR="00000000" w:rsidDel="00000000" w:rsidP="00000000" w:rsidRDefault="00000000" w:rsidRPr="00000000" w14:paraId="000002DD">
            <w:pPr>
              <w:jc w:val="both"/>
              <w:rPr>
                <w:sz w:val="20"/>
                <w:szCs w:val="20"/>
              </w:rPr>
            </w:pPr>
            <w:r w:rsidDel="00000000" w:rsidR="00000000" w:rsidRPr="00000000">
              <w:rPr>
                <w:rtl w:val="0"/>
              </w:rPr>
            </w:r>
          </w:p>
        </w:tc>
        <w:tc>
          <w:tcPr/>
          <w:p w:rsidR="00000000" w:rsidDel="00000000" w:rsidP="00000000" w:rsidRDefault="00000000" w:rsidRPr="00000000" w14:paraId="000002DE">
            <w:pPr>
              <w:jc w:val="both"/>
              <w:rPr>
                <w:sz w:val="20"/>
                <w:szCs w:val="20"/>
              </w:rPr>
            </w:pPr>
            <w:r w:rsidDel="00000000" w:rsidR="00000000" w:rsidRPr="00000000">
              <w:rPr>
                <w:rtl w:val="0"/>
              </w:rPr>
            </w:r>
          </w:p>
        </w:tc>
        <w:tc>
          <w:tcPr/>
          <w:p w:rsidR="00000000" w:rsidDel="00000000" w:rsidP="00000000" w:rsidRDefault="00000000" w:rsidRPr="00000000" w14:paraId="000002DF">
            <w:pPr>
              <w:jc w:val="both"/>
              <w:rPr>
                <w:sz w:val="20"/>
                <w:szCs w:val="20"/>
              </w:rPr>
            </w:pPr>
            <w:r w:rsidDel="00000000" w:rsidR="00000000" w:rsidRPr="00000000">
              <w:rPr>
                <w:rtl w:val="0"/>
              </w:rPr>
            </w:r>
          </w:p>
        </w:tc>
      </w:tr>
    </w:tbl>
    <w:p w:rsidR="00000000" w:rsidDel="00000000" w:rsidP="00000000" w:rsidRDefault="00000000" w:rsidRPr="00000000" w14:paraId="000002E0">
      <w:pPr>
        <w:rPr>
          <w:color w:val="000000"/>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rtl w:val="0"/>
        </w:rPr>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sz w:val="20"/>
          <w:szCs w:val="20"/>
        </w:rPr>
      </w:pPr>
      <w:r w:rsidDel="00000000" w:rsidR="00000000" w:rsidRPr="00000000">
        <w:rPr>
          <w:rtl w:val="0"/>
        </w:rPr>
      </w:r>
    </w:p>
    <w:sectPr>
      <w:headerReference r:id="rId69" w:type="default"/>
      <w:footerReference r:id="rId7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25" w:date="2022-03-18T17:01: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el siguiente recurso se encuentra en la carpeta Anexos/ DI_CF001_5.1_Aspectos del BPG (imagen).pptx</w:t>
      </w:r>
    </w:p>
  </w:comment>
  <w:comment w:author="Gloria Alzate" w:id="4" w:date="2022-03-18T10:20: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https://www.uco.es/organiza/departamentos/prod-animal/economia/aula/img/pictorex/14_07_59_tema0.pdf</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Pagina 10</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hace necesario diseñar estos diagramas segun referencia tomada.</w:t>
      </w:r>
    </w:p>
  </w:comment>
  <w:comment w:author="Gloria Alzate" w:id="8" w:date="2022-03-18T12:39: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unos botones tipo over que al pasar el mouse aparezca la informacion.</w:t>
      </w:r>
    </w:p>
  </w:comment>
  <w:comment w:author="Gloria Alzate" w:id="28" w:date="2022-03-19T08:47: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debe rediseñarse con una imagen que tenga una lista de chequeo para que cumpla con el proposito pedagogico.</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https://as2.ftcdn.net/v2/jpg/03/29/18/71/1000_F_329187195_tLvPkhaLHruBKCLLyVivOzpEQgdRPNB8.jpg</w:t>
      </w:r>
    </w:p>
  </w:comment>
  <w:comment w:author="Gloria Alzate" w:id="23" w:date="2022-03-18T15:51: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esta informacion en cuadro de texto color.</w:t>
      </w:r>
    </w:p>
  </w:comment>
  <w:comment w:author="Gloria Alzate" w:id="6" w:date="2022-03-16T14:53: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Slider Tipo A con imagen de referencia</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https://www.1news.co.nz/2020/04/19/fonterra-on-track-to-contribute-11-billion-to-nz-economy-despite-covid-19-turmoil/</w:t>
      </w:r>
    </w:p>
  </w:comment>
  <w:comment w:author="ZULEIDY MARIA RUIZ TORRES" w:id="0" w:date="2022-04-25T00:52:08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vidoclase</w:t>
      </w:r>
    </w:p>
  </w:comment>
  <w:comment w:author="ZULEIDY MARIA RUIZ TORRES" w:id="21" w:date="2022-04-25T01:03:51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7" w:date="2022-03-16T15:12: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Slider Tipo A con imagen de referencia.</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https://www.freepik.com/premium-photo/calf-land-cow-salt-feeder_22283077.htm#query=bos%20taurus%20indicus&amp;position=25&amp;from_view=keyword</w:t>
      </w:r>
    </w:p>
  </w:comment>
  <w:comment w:author="Gloria Alzate" w:id="29" w:date="2022-03-19T08:33: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solicita colocar dos botones con la informacion dada para ingresar a las listas de chequeo segun ICA.</w:t>
      </w:r>
    </w:p>
  </w:comment>
  <w:comment w:author="ZULEIDY MARIA RUIZ TORRES" w:id="12" w:date="2022-04-25T00:53:06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videotutorial</w:t>
      </w:r>
    </w:p>
  </w:comment>
  <w:comment w:author="Gloria Alzate" w:id="31" w:date="2022-03-19T06:43: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https://www.freepik.es/vector-gratis/fondo-paisaje-granja-diseno-plano_4751949.htm#query=medio%20ambiente%20ganado&amp;position=5&amp;from_view=search</w:t>
      </w:r>
    </w:p>
  </w:comment>
  <w:comment w:author="Gloria Alzate" w:id="14" w:date="2022-03-16T22:46: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por favor cargar el pdf que se encuentra en la carpeta Anexos/ Forma-3-852-V5-2020-Bovino-Leche _30 Sept 2021.pdf</w:t>
      </w:r>
    </w:p>
  </w:comment>
  <w:comment w:author="Gloria Alzate" w:id="2" w:date="2022-03-18T12:15: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https://acortar.link/QrlOix</w:t>
      </w:r>
    </w:p>
  </w:comment>
  <w:comment w:author="ZULEIDY MARIA RUIZ TORRES" w:id="32" w:date="2022-04-25T00:59:09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ady Johanna Cruz Sarmiento" w:id="10" w:date="2022-03-15T15:57: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https://www.agrovetmarket.com/noticias-salud-animal/detalle/5-acciones-para-incrementar-la-produccion-de-leche-en-el-hato</w:t>
      </w:r>
    </w:p>
  </w:comment>
  <w:comment w:author="Gloria Alzate" w:id="17" w:date="2022-03-18T15:42: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el siguiente recurso se encuentra en la carpeta Formatos_DI/DI_CF001_3.3_Aplicacion BPG(Imagen Interactiva puntos calientes).pptx</w:t>
      </w:r>
    </w:p>
  </w:comment>
  <w:comment w:author="Gloria Alzate" w:id="11" w:date="2022-03-16T17:05: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https://www.freepik.es/vector-gratis/produccion-entregando-vendiendo-infografias-isometricas-productos-leche-queso_6821693.htm#query=produccion&amp;position=24&amp;from_view=keyword</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crear un slider tipo A y colocar la imagen de referencia que cumple con el propósito pedagógico.</w:t>
      </w:r>
    </w:p>
  </w:comment>
  <w:comment w:author="Gloria Alzate" w:id="24" w:date="2022-03-18T15:54: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realizar un recurso acordeon con las siguientes imagenes de referencia.</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https://www.freepik.es/vector-gratis/conjunto-pasos-produccion-leche-ilustracion-dibujos-animados_12699160.htm#query=produccion%20de%20leche&amp;position=41&amp;from_view=search</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https://as2.ftcdn.net/v2/jpg/04/69/76/69/1000_F_469766990_C56zbL6rGRryzwhao8buTkt2fZ78gRXI.jpg</w:t>
      </w:r>
    </w:p>
  </w:comment>
  <w:comment w:author="Gloria Alzate" w:id="20" w:date="2022-03-18T15:47: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prduccion el siguiente recurso se encuentra en la carpeta Formatos-DI/ DI_CF001_4.2_Recomendaciones(imagen).pptx</w:t>
      </w:r>
    </w:p>
  </w:comment>
  <w:comment w:author="Gloria Alzate" w:id="15" w:date="2022-03-16T11:28: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formato se encuentra en la carpeta Anexos/ Forma-3-852-V5-2020-Bovino-Leche-2-1.xls</w:t>
      </w:r>
    </w:p>
  </w:comment>
  <w:comment w:author="Gloria Alzate" w:id="16" w:date="2022-03-16T11:28: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Alzate" w:id="3" w:date="2022-03-18T10:18: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https://www.uco.es/organiza/departamentos/prod-animal/economia/aula/img/pictorex/14_07_59_tema0.pdf</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Pagina 9</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hace necesario diseñar estos diagramas segun referencia tomada.</w:t>
      </w:r>
    </w:p>
  </w:comment>
  <w:comment w:author="Gloria Alzate" w:id="5" w:date="2022-03-18T12:28: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 cajon de texto color</w:t>
      </w:r>
    </w:p>
  </w:comment>
  <w:comment w:author="Gloria Alzate" w:id="9" w:date="2022-03-18T14:31: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por favor crear una imagen segun referencia con el siguiente texto. Consejo Nacional de Política Económica y Social (CONPES). Se puede presentar un slide tipo A.</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https://storage.contextoganadero.com/s3fs-public/styles/noticias_one/public/politica/field_image/2021-02/conpes-reactivacion-social.jpg?itok=cUh2LdLk</w:t>
      </w:r>
    </w:p>
  </w:comment>
  <w:comment w:author="Gloria Alzate" w:id="22" w:date="2022-03-17T20:27: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realizar un slider tipo A con la imagen de referencia.</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https://www.freepik.es/vector-gratis/composicion-elementos-cultivo-isometrico-casa-arboles-manzana-vacas-fabrica-lacteos-camion-kefir-botellas-queso-barriles-leche_9455562.htm?query=granja%20de%20leche</w:t>
      </w:r>
    </w:p>
  </w:comment>
  <w:comment w:author="Lady Johanna Cruz Sarmiento" w:id="26" w:date="2022-03-15T15:49: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https://www.redalimentaria.com/blog/ya-esta-disponible-la-nueva-guia-de-buenas-practicas-ganaderas-que-se-presento-en-la-rural_7000</w:t>
      </w:r>
    </w:p>
  </w:comment>
  <w:comment w:author="Gloria Alzate" w:id="27" w:date="2022-03-16T19:15: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la imagen con produccion con los siguientes textos:</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BG-VC En la producciòn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PERSONAS Y LA EMPRESA</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Orgnizacion de la empresa</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ANIMAL Y SU MANEJO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del rodeo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Alimentacion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Salud animal</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Bienestar animal</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INFRAESTRUCTURA DE PRODUCCION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Establecimiento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Instalaciones, equipos y herramientas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AMBIENTE Y LA PRODUCCION</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Suelo, agua, forrajes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 de estiercol y afluentes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 de los residuos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Adaptacion y mitigacion al cambio climatico</w:t>
      </w:r>
    </w:p>
  </w:comment>
  <w:comment w:author="Gloria Alzate" w:id="13" w:date="2022-03-18T15:29:0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el siguiente recurso es un video realizado por el experto y se encuentra en la carpeta Anexos/Video_Implicaciones.mp4</w:t>
      </w:r>
    </w:p>
  </w:comment>
  <w:comment w:author="Gloria Alzate" w:id="30" w:date="2022-03-17T21:22: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que esta tabla sea rediseñada teniendo en cuenta la informacion editable indicada en la ruta: Anexos / Normatividad en seguridad y salud en el trabajo.docx</w:t>
      </w:r>
    </w:p>
  </w:comment>
  <w:comment w:author="Gloria Alzate" w:id="18" w:date="2022-03-17T09:45: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realizr un slider con la imagen y texto de referencia.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https://acortar.link/kyHCE9</w:t>
      </w:r>
    </w:p>
  </w:comment>
  <w:comment w:author="Gloria Alzate" w:id="1" w:date="2022-03-16T12:01: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DI_CF010_Introduccion</w:t>
      </w:r>
    </w:p>
  </w:comment>
  <w:comment w:author="Gloria Alzate" w:id="19" w:date="2022-03-18T15:45: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prduccion el siguiente recurso se encuentra en la carpeta Formatos-DI/ DI_CF001_4.1_Procesos_productivos(Imagen interactiva por procesos).pptx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E" w15:done="0"/>
  <w15:commentEx w15:paraId="000002F3" w15:done="0"/>
  <w15:commentEx w15:paraId="000002F4" w15:done="0"/>
  <w15:commentEx w15:paraId="000002F6" w15:done="0"/>
  <w15:commentEx w15:paraId="000002F7" w15:done="0"/>
  <w15:commentEx w15:paraId="000002FA" w15:done="0"/>
  <w15:commentEx w15:paraId="000002FB" w15:done="0"/>
  <w15:commentEx w15:paraId="000002FC" w15:done="0"/>
  <w15:commentEx w15:paraId="000002FF" w15:done="0"/>
  <w15:commentEx w15:paraId="00000300" w15:done="0"/>
  <w15:commentEx w15:paraId="00000301" w15:done="0"/>
  <w15:commentEx w15:paraId="00000302" w15:done="0"/>
  <w15:commentEx w15:paraId="00000303" w15:done="0"/>
  <w15:commentEx w15:paraId="00000305" w15:done="0"/>
  <w15:commentEx w15:paraId="00000306" w15:done="0"/>
  <w15:commentEx w15:paraId="00000307" w15:done="0"/>
  <w15:commentEx w15:paraId="00000308" w15:done="0"/>
  <w15:commentEx w15:paraId="0000030B" w15:done="0"/>
  <w15:commentEx w15:paraId="00000312" w15:done="0"/>
  <w15:commentEx w15:paraId="00000313" w15:done="0"/>
  <w15:commentEx w15:paraId="00000314" w15:done="0"/>
  <w15:commentEx w15:paraId="00000315" w15:paraIdParent="00000314" w15:done="0"/>
  <w15:commentEx w15:paraId="00000319" w15:done="0"/>
  <w15:commentEx w15:paraId="0000031A" w15:done="0"/>
  <w15:commentEx w15:paraId="0000031D" w15:done="0"/>
  <w15:commentEx w15:paraId="00000321" w15:done="0"/>
  <w15:commentEx w15:paraId="00000322" w15:done="0"/>
  <w15:commentEx w15:paraId="0000033A" w15:paraIdParent="00000322" w15:done="0"/>
  <w15:commentEx w15:paraId="0000033B" w15:done="0"/>
  <w15:commentEx w15:paraId="0000033C" w15:done="0"/>
  <w15:commentEx w15:paraId="0000033F" w15:done="0"/>
  <w15:commentEx w15:paraId="00000341" w15:done="0"/>
  <w15:commentEx w15:paraId="000003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E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7" name="image30.png"/>
          <a:graphic>
            <a:graphicData uri="http://schemas.openxmlformats.org/drawingml/2006/picture">
              <pic:pic>
                <pic:nvPicPr>
                  <pic:cNvPr id="0" name="image30.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644" w:hanging="359.9999999999999"/>
      </w:pPr>
      <w:rPr/>
    </w:lvl>
    <w:lvl w:ilvl="2">
      <w:start w:val="1"/>
      <w:numFmt w:val="decimal"/>
      <w:lvlText w:val="%1.%2.%3"/>
      <w:lvlJc w:val="left"/>
      <w:pPr>
        <w:ind w:left="1288" w:hanging="719.9999999999998"/>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3782E"/>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UnresolvedMention" w:customStyle="1">
    <w:name w:val="Unresolved Mention"/>
    <w:basedOn w:val="Fuentedeprrafopredeter"/>
    <w:uiPriority w:val="99"/>
    <w:semiHidden w:val="1"/>
    <w:unhideWhenUsed w:val="1"/>
    <w:rsid w:val="0063584C"/>
    <w:rPr>
      <w:color w:val="605e5c"/>
      <w:shd w:color="auto" w:fill="e1dfdd" w:val="clear"/>
    </w:rPr>
  </w:style>
  <w:style w:type="table" w:styleId="Tablaconcuadrcula1" w:customStyle="1">
    <w:name w:val="Tabla con cuadrícula1"/>
    <w:basedOn w:val="Tablanormal"/>
    <w:next w:val="Tablaconcuadrcula"/>
    <w:uiPriority w:val="39"/>
    <w:rsid w:val="00820C82"/>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n">
    <w:name w:val="Revision"/>
    <w:hidden w:val="1"/>
    <w:uiPriority w:val="99"/>
    <w:semiHidden w:val="1"/>
    <w:rsid w:val="00982CB3"/>
    <w:pPr>
      <w:spacing w:line="240" w:lineRule="auto"/>
    </w:pPr>
  </w:style>
  <w:style w:type="character" w:styleId="PrrafodelistaCar" w:customStyle="1">
    <w:name w:val="Párrafo de lista Car"/>
    <w:link w:val="Prrafodelista"/>
    <w:uiPriority w:val="34"/>
    <w:rsid w:val="007673D0"/>
  </w:style>
  <w:style w:type="character" w:styleId="nfasis">
    <w:name w:val="Emphasis"/>
    <w:basedOn w:val="Fuentedeprrafopredeter"/>
    <w:uiPriority w:val="20"/>
    <w:qFormat w:val="1"/>
    <w:rsid w:val="00637523"/>
    <w:rPr>
      <w:i w:val="1"/>
      <w:i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6.png"/><Relationship Id="rId44" Type="http://schemas.openxmlformats.org/officeDocument/2006/relationships/image" Target="media/image10.png"/><Relationship Id="rId43" Type="http://schemas.openxmlformats.org/officeDocument/2006/relationships/image" Target="media/image15.png"/><Relationship Id="rId46" Type="http://schemas.openxmlformats.org/officeDocument/2006/relationships/image" Target="media/image11.png"/><Relationship Id="rId45" Type="http://schemas.openxmlformats.org/officeDocument/2006/relationships/image" Target="media/image29.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12.png"/><Relationship Id="rId49" Type="http://schemas.openxmlformats.org/officeDocument/2006/relationships/image" Target="media/image36.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31.png"/><Relationship Id="rId30" Type="http://schemas.openxmlformats.org/officeDocument/2006/relationships/image" Target="media/image43.jpg"/><Relationship Id="rId33" Type="http://schemas.openxmlformats.org/officeDocument/2006/relationships/image" Target="media/image5.png"/><Relationship Id="rId32" Type="http://schemas.openxmlformats.org/officeDocument/2006/relationships/image" Target="media/image40.jpg"/><Relationship Id="rId35" Type="http://schemas.openxmlformats.org/officeDocument/2006/relationships/image" Target="media/image4.jpg"/><Relationship Id="rId34" Type="http://schemas.openxmlformats.org/officeDocument/2006/relationships/image" Target="media/image3.png"/><Relationship Id="rId70" Type="http://schemas.openxmlformats.org/officeDocument/2006/relationships/footer" Target="footer1.xml"/><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9.png"/><Relationship Id="rId38" Type="http://schemas.openxmlformats.org/officeDocument/2006/relationships/image" Target="media/image48.png"/><Relationship Id="rId62" Type="http://schemas.openxmlformats.org/officeDocument/2006/relationships/hyperlink" Target="https://fmvz.unam.mx/fmvz/p_estudios/apuntes_zoo/unidad_3_bovinosleche.pdf" TargetMode="External"/><Relationship Id="rId61" Type="http://schemas.openxmlformats.org/officeDocument/2006/relationships/hyperlink" Target="https://www.produccion-animal.com.ar/etologia_y_bienestar/bienestar_en_bovinos/62-bpg.pdf" TargetMode="External"/><Relationship Id="rId20" Type="http://schemas.openxmlformats.org/officeDocument/2006/relationships/image" Target="media/image35.png"/><Relationship Id="rId64" Type="http://schemas.openxmlformats.org/officeDocument/2006/relationships/hyperlink" Target="https://www.conacyt.gov.py/sites/default/files/upload_editores/u294/guia-produccion-lechera.pdf" TargetMode="External"/><Relationship Id="rId63" Type="http://schemas.openxmlformats.org/officeDocument/2006/relationships/hyperlink" Target="https://www.contextoganadero.com/regiones/la-importancia-de-implementar-bpg-en-las-ganaderias-de-carne" TargetMode="External"/><Relationship Id="rId22" Type="http://schemas.openxmlformats.org/officeDocument/2006/relationships/image" Target="media/image19.png"/><Relationship Id="rId66" Type="http://schemas.openxmlformats.org/officeDocument/2006/relationships/hyperlink" Target="https://repository.ces.edu.co/bitstream/handle/10946/3585/Implemetaci%F3n-de-Buenas-Pr%E1cticas-Ganaderas-principios-b%E1sicos.pdf;jsessionid=206AB5C5E89F88E49FA4002C3E0EC105?sequence=1" TargetMode="External"/><Relationship Id="rId21" Type="http://schemas.openxmlformats.org/officeDocument/2006/relationships/image" Target="media/image22.png"/><Relationship Id="rId65" Type="http://schemas.openxmlformats.org/officeDocument/2006/relationships/hyperlink" Target="https://www.ica.gov.co/areas/pecuaria/servicios/epidemiologia-veterinaria/censos-2016/censo-2018" TargetMode="External"/><Relationship Id="rId24" Type="http://schemas.openxmlformats.org/officeDocument/2006/relationships/image" Target="media/image24.png"/><Relationship Id="rId68" Type="http://schemas.openxmlformats.org/officeDocument/2006/relationships/hyperlink" Target="https://www.uco.es/organiza/departamentos/prod-animal/economia/aula/img/pictorex/14_07_59_tema0.pdf" TargetMode="External"/><Relationship Id="rId23" Type="http://schemas.openxmlformats.org/officeDocument/2006/relationships/image" Target="media/image18.png"/><Relationship Id="rId67" Type="http://schemas.openxmlformats.org/officeDocument/2006/relationships/hyperlink" Target="https://www.gob.mx/agricultura/es/articulos/sanidad-e-inocuidad-indispensables-en-la-seguridad-alimentaria" TargetMode="External"/><Relationship Id="rId60" Type="http://schemas.openxmlformats.org/officeDocument/2006/relationships/hyperlink" Target="http://proleche.com/wp-content/uploads/2019/02/ManualProduccio%CC%81nGanadoBovino.pdf" TargetMode="External"/><Relationship Id="rId26" Type="http://schemas.openxmlformats.org/officeDocument/2006/relationships/image" Target="media/image39.jpg"/><Relationship Id="rId25" Type="http://schemas.openxmlformats.org/officeDocument/2006/relationships/image" Target="media/image46.png"/><Relationship Id="rId69" Type="http://schemas.openxmlformats.org/officeDocument/2006/relationships/header" Target="header1.xml"/><Relationship Id="rId28" Type="http://schemas.openxmlformats.org/officeDocument/2006/relationships/image" Target="media/image26.png"/><Relationship Id="rId27" Type="http://schemas.openxmlformats.org/officeDocument/2006/relationships/image" Target="media/image37.jpg"/><Relationship Id="rId29" Type="http://schemas.openxmlformats.org/officeDocument/2006/relationships/image" Target="media/image27.png"/><Relationship Id="rId51" Type="http://schemas.openxmlformats.org/officeDocument/2006/relationships/image" Target="media/image33.png"/><Relationship Id="rId50" Type="http://schemas.openxmlformats.org/officeDocument/2006/relationships/image" Target="media/image13.png"/><Relationship Id="rId53" Type="http://schemas.openxmlformats.org/officeDocument/2006/relationships/image" Target="media/image41.png"/><Relationship Id="rId52" Type="http://schemas.openxmlformats.org/officeDocument/2006/relationships/image" Target="media/image38.png"/><Relationship Id="rId11" Type="http://schemas.openxmlformats.org/officeDocument/2006/relationships/image" Target="media/image25.png"/><Relationship Id="rId55" Type="http://schemas.openxmlformats.org/officeDocument/2006/relationships/image" Target="media/image42.png"/><Relationship Id="rId10" Type="http://schemas.microsoft.com/office/2011/relationships/commentsExtended" Target="commentsExtended.xml"/><Relationship Id="rId54" Type="http://schemas.openxmlformats.org/officeDocument/2006/relationships/image" Target="media/image32.png"/><Relationship Id="rId13" Type="http://schemas.openxmlformats.org/officeDocument/2006/relationships/image" Target="media/image23.png"/><Relationship Id="rId57" Type="http://schemas.openxmlformats.org/officeDocument/2006/relationships/image" Target="media/image49.png"/><Relationship Id="rId12" Type="http://schemas.openxmlformats.org/officeDocument/2006/relationships/image" Target="media/image44.png"/><Relationship Id="rId56" Type="http://schemas.openxmlformats.org/officeDocument/2006/relationships/image" Target="media/image34.png"/><Relationship Id="rId15" Type="http://schemas.openxmlformats.org/officeDocument/2006/relationships/image" Target="media/image16.png"/><Relationship Id="rId59" Type="http://schemas.openxmlformats.org/officeDocument/2006/relationships/image" Target="media/image51.png"/><Relationship Id="rId14" Type="http://schemas.openxmlformats.org/officeDocument/2006/relationships/image" Target="media/image47.jpg"/><Relationship Id="rId58" Type="http://schemas.openxmlformats.org/officeDocument/2006/relationships/image" Target="media/image50.png"/><Relationship Id="rId17" Type="http://schemas.openxmlformats.org/officeDocument/2006/relationships/image" Target="media/image21.png"/><Relationship Id="rId16"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ZtE6mS+/E4DjGuiMPp6h4Ju2Q==">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2022-03-10T22:10:00Z</dcterms:created>
  <dc:creator>Adriana Ariza Luque</dc:creator>
</cp:coreProperties>
</file>